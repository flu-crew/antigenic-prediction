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DD5F19" w14:textId="77777777" w:rsidR="003D336C" w:rsidRPr="003D336C" w:rsidRDefault="003D336C" w:rsidP="003D336C">
      <w:pPr>
        <w:pStyle w:val="Body"/>
        <w:ind w:firstLine="0"/>
        <w:rPr>
          <w:rStyle w:val="LineNumber"/>
          <w:b/>
          <w:sz w:val="24"/>
          <w:szCs w:val="24"/>
        </w:rPr>
      </w:pPr>
      <w:r w:rsidRPr="003D336C">
        <w:rPr>
          <w:rStyle w:val="LineNumber"/>
          <w:b/>
          <w:sz w:val="24"/>
          <w:szCs w:val="24"/>
        </w:rPr>
        <w:t xml:space="preserve">Machine learning prediction and experimental validation of antigenic drift in H3 influenza </w:t>
      </w:r>
      <w:proofErr w:type="gramStart"/>
      <w:r w:rsidRPr="003D336C">
        <w:rPr>
          <w:rStyle w:val="LineNumber"/>
          <w:b/>
          <w:sz w:val="24"/>
          <w:szCs w:val="24"/>
        </w:rPr>
        <w:t>A</w:t>
      </w:r>
      <w:proofErr w:type="gramEnd"/>
      <w:r w:rsidRPr="003D336C">
        <w:rPr>
          <w:rStyle w:val="LineNumber"/>
          <w:b/>
          <w:sz w:val="24"/>
          <w:szCs w:val="24"/>
        </w:rPr>
        <w:t xml:space="preserve"> viruses in swine</w:t>
      </w:r>
    </w:p>
    <w:p w14:paraId="679602BE" w14:textId="77777777" w:rsidR="003D336C" w:rsidRDefault="003D336C" w:rsidP="003D336C">
      <w:pPr>
        <w:spacing w:line="480" w:lineRule="auto"/>
        <w:rPr>
          <w:rStyle w:val="LineNumber"/>
        </w:rPr>
      </w:pPr>
    </w:p>
    <w:p w14:paraId="00F429DD" w14:textId="225F77C9" w:rsidR="003D336C" w:rsidRPr="003F49CE" w:rsidRDefault="003D336C" w:rsidP="003D336C">
      <w:pPr>
        <w:spacing w:line="480" w:lineRule="auto"/>
        <w:rPr>
          <w:rStyle w:val="LineNumber"/>
        </w:rPr>
      </w:pPr>
      <w:r w:rsidRPr="003F49CE">
        <w:rPr>
          <w:rStyle w:val="LineNumber"/>
        </w:rPr>
        <w:t>Michael Zeller</w:t>
      </w:r>
      <w:r w:rsidRPr="003B40AF">
        <w:rPr>
          <w:rStyle w:val="LineNumber"/>
          <w:vertAlign w:val="superscript"/>
        </w:rPr>
        <w:t>1</w:t>
      </w:r>
      <w:r>
        <w:rPr>
          <w:rStyle w:val="LineNumber"/>
          <w:vertAlign w:val="superscript"/>
        </w:rPr>
        <w:t>,2</w:t>
      </w:r>
      <w:r w:rsidRPr="003F49CE">
        <w:rPr>
          <w:rStyle w:val="LineNumber"/>
        </w:rPr>
        <w:t>, Phi</w:t>
      </w:r>
      <w:r w:rsidR="0061717E">
        <w:rPr>
          <w:rStyle w:val="LineNumber"/>
        </w:rPr>
        <w:t>l</w:t>
      </w:r>
      <w:r w:rsidRPr="003F49CE">
        <w:rPr>
          <w:rStyle w:val="LineNumber"/>
        </w:rPr>
        <w:t>lip</w:t>
      </w:r>
      <w:r>
        <w:rPr>
          <w:rStyle w:val="LineNumber"/>
        </w:rPr>
        <w:t xml:space="preserve"> C.</w:t>
      </w:r>
      <w:r w:rsidRPr="003F49CE">
        <w:rPr>
          <w:rStyle w:val="LineNumber"/>
        </w:rPr>
        <w:t xml:space="preserve"> Gauger</w:t>
      </w:r>
      <w:r w:rsidRPr="003B40AF">
        <w:rPr>
          <w:rStyle w:val="LineNumber"/>
          <w:vertAlign w:val="superscript"/>
        </w:rPr>
        <w:t>1</w:t>
      </w:r>
      <w:r w:rsidRPr="003F49CE">
        <w:rPr>
          <w:rStyle w:val="LineNumber"/>
        </w:rPr>
        <w:t>, Zebulun W. Arendsee</w:t>
      </w:r>
      <w:r>
        <w:rPr>
          <w:rStyle w:val="LineNumber"/>
          <w:vertAlign w:val="superscript"/>
        </w:rPr>
        <w:t>3</w:t>
      </w:r>
      <w:r w:rsidRPr="003F49CE">
        <w:rPr>
          <w:rStyle w:val="LineNumber"/>
        </w:rPr>
        <w:t>, Carine K. Souza</w:t>
      </w:r>
      <w:r>
        <w:rPr>
          <w:rStyle w:val="LineNumber"/>
          <w:vertAlign w:val="superscript"/>
        </w:rPr>
        <w:t>3</w:t>
      </w:r>
      <w:r w:rsidRPr="003F49CE">
        <w:rPr>
          <w:rStyle w:val="LineNumber"/>
        </w:rPr>
        <w:t>, Amy L. Vincent</w:t>
      </w:r>
      <w:r>
        <w:rPr>
          <w:rStyle w:val="LineNumber"/>
          <w:vertAlign w:val="superscript"/>
        </w:rPr>
        <w:t>3</w:t>
      </w:r>
      <w:r w:rsidRPr="003F49CE">
        <w:rPr>
          <w:rStyle w:val="LineNumber"/>
        </w:rPr>
        <w:t xml:space="preserve">, </w:t>
      </w:r>
      <w:proofErr w:type="spellStart"/>
      <w:r w:rsidRPr="003F49CE">
        <w:rPr>
          <w:rStyle w:val="LineNumber"/>
        </w:rPr>
        <w:t>Tavis</w:t>
      </w:r>
      <w:proofErr w:type="spellEnd"/>
      <w:r w:rsidRPr="003F49CE">
        <w:rPr>
          <w:rStyle w:val="LineNumber"/>
        </w:rPr>
        <w:t xml:space="preserve"> K. Anderson</w:t>
      </w:r>
      <w:r>
        <w:rPr>
          <w:rStyle w:val="LineNumber"/>
          <w:vertAlign w:val="superscript"/>
        </w:rPr>
        <w:t>3,*</w:t>
      </w:r>
    </w:p>
    <w:p w14:paraId="31F6B9E9" w14:textId="77777777" w:rsidR="003D336C" w:rsidRDefault="003D336C" w:rsidP="003D336C">
      <w:pPr>
        <w:spacing w:line="480" w:lineRule="auto"/>
        <w:rPr>
          <w:rStyle w:val="LineNumber"/>
          <w:vertAlign w:val="superscript"/>
        </w:rPr>
      </w:pPr>
    </w:p>
    <w:p w14:paraId="6146E314" w14:textId="77777777" w:rsidR="003D336C" w:rsidRDefault="003D336C" w:rsidP="003D336C">
      <w:pPr>
        <w:spacing w:line="480" w:lineRule="auto"/>
        <w:rPr>
          <w:rStyle w:val="LineNumber"/>
        </w:rPr>
      </w:pPr>
      <w:r w:rsidRPr="003B40AF">
        <w:rPr>
          <w:rStyle w:val="LineNumber"/>
          <w:vertAlign w:val="superscript"/>
        </w:rPr>
        <w:t>1</w:t>
      </w:r>
      <w:r>
        <w:rPr>
          <w:rStyle w:val="LineNumber"/>
          <w:vertAlign w:val="superscript"/>
        </w:rPr>
        <w:t xml:space="preserve"> </w:t>
      </w:r>
      <w:r w:rsidRPr="003F49CE">
        <w:rPr>
          <w:rStyle w:val="LineNumber"/>
        </w:rPr>
        <w:t>Department of Veterinary Diagnostic and Production Animal Medicine, Iowa State University, Ames, Iowa, 50010, USA</w:t>
      </w:r>
      <w:r>
        <w:rPr>
          <w:rStyle w:val="LineNumber"/>
        </w:rPr>
        <w:t>;</w:t>
      </w:r>
    </w:p>
    <w:p w14:paraId="77826DE3" w14:textId="77777777" w:rsidR="003D336C" w:rsidRPr="003F49CE" w:rsidRDefault="003D336C" w:rsidP="003D336C">
      <w:pPr>
        <w:spacing w:line="480" w:lineRule="auto"/>
        <w:rPr>
          <w:rStyle w:val="LineNumber"/>
        </w:rPr>
      </w:pPr>
      <w:r>
        <w:rPr>
          <w:vertAlign w:val="superscript"/>
        </w:rPr>
        <w:t xml:space="preserve">2 </w:t>
      </w:r>
      <w:r w:rsidRPr="008B6D26">
        <w:t xml:space="preserve">Bioinformatics and Computational Biology Program, Iowa State University, Ames, Iowa, </w:t>
      </w:r>
      <w:r>
        <w:t xml:space="preserve">50010, </w:t>
      </w:r>
      <w:r w:rsidRPr="008B6D26">
        <w:t>USA</w:t>
      </w:r>
      <w:r>
        <w:t>;</w:t>
      </w:r>
    </w:p>
    <w:p w14:paraId="61BE8A1C" w14:textId="77777777" w:rsidR="003D336C" w:rsidRDefault="003D336C" w:rsidP="003D336C">
      <w:pPr>
        <w:spacing w:line="480" w:lineRule="auto"/>
        <w:rPr>
          <w:rStyle w:val="LineNumber"/>
        </w:rPr>
      </w:pPr>
      <w:r>
        <w:rPr>
          <w:rStyle w:val="LineNumber"/>
          <w:vertAlign w:val="superscript"/>
        </w:rPr>
        <w:t xml:space="preserve">3 </w:t>
      </w:r>
      <w:r w:rsidRPr="003F49CE">
        <w:rPr>
          <w:rStyle w:val="LineNumber"/>
        </w:rPr>
        <w:t>Virus and Prion Research Unit, National Animal Disease Center, USDA-ARS, Ames, Iowa, 50010, USA</w:t>
      </w:r>
      <w:r>
        <w:rPr>
          <w:rStyle w:val="LineNumber"/>
        </w:rPr>
        <w:t>.</w:t>
      </w:r>
    </w:p>
    <w:p w14:paraId="65C53CB2" w14:textId="77777777" w:rsidR="003D336C" w:rsidRPr="003F49CE" w:rsidRDefault="003D336C" w:rsidP="003D336C">
      <w:pPr>
        <w:spacing w:line="480" w:lineRule="auto"/>
        <w:rPr>
          <w:rStyle w:val="LineNumber"/>
        </w:rPr>
      </w:pPr>
    </w:p>
    <w:p w14:paraId="5AB6616A" w14:textId="77777777" w:rsidR="003D336C" w:rsidRPr="003F49CE" w:rsidRDefault="003D336C" w:rsidP="003D336C">
      <w:pPr>
        <w:spacing w:line="480" w:lineRule="auto"/>
        <w:rPr>
          <w:rStyle w:val="LineNumber"/>
        </w:rPr>
      </w:pPr>
      <w:r w:rsidRPr="003F49CE">
        <w:rPr>
          <w:rStyle w:val="LineNumber"/>
        </w:rPr>
        <w:t>*</w:t>
      </w:r>
      <w:r>
        <w:rPr>
          <w:rStyle w:val="LineNumber"/>
        </w:rPr>
        <w:t xml:space="preserve"> To whom correspondence should be. </w:t>
      </w:r>
      <w:proofErr w:type="gramStart"/>
      <w:r>
        <w:rPr>
          <w:rStyle w:val="LineNumber"/>
        </w:rPr>
        <w:t>addressed</w:t>
      </w:r>
      <w:proofErr w:type="gramEnd"/>
      <w:r>
        <w:rPr>
          <w:rStyle w:val="LineNumber"/>
        </w:rPr>
        <w:t xml:space="preserve">: </w:t>
      </w:r>
      <w:r w:rsidRPr="003F49CE">
        <w:rPr>
          <w:rStyle w:val="LineNumber"/>
        </w:rPr>
        <w:t>Tel:</w:t>
      </w:r>
      <w:r w:rsidRPr="0014172A">
        <w:rPr>
          <w:rStyle w:val="LineNumber"/>
        </w:rPr>
        <w:t xml:space="preserve"> +1-515-337-6821</w:t>
      </w:r>
      <w:r w:rsidRPr="003F49CE">
        <w:rPr>
          <w:rStyle w:val="LineNumber"/>
        </w:rPr>
        <w:t xml:space="preserve">; Fax: </w:t>
      </w:r>
      <w:r w:rsidRPr="0014172A">
        <w:rPr>
          <w:rStyle w:val="LineNumber"/>
        </w:rPr>
        <w:t>+1-515-337-7428</w:t>
      </w:r>
      <w:r w:rsidRPr="003F49CE">
        <w:rPr>
          <w:rStyle w:val="LineNumber"/>
        </w:rPr>
        <w:t>; Email: tavis.anderson@usda.gov</w:t>
      </w:r>
    </w:p>
    <w:p w14:paraId="2B8FDCDA" w14:textId="248B4D02" w:rsidR="002F1B6E" w:rsidRPr="003D336C" w:rsidRDefault="00110BCF" w:rsidP="00A412DE">
      <w:pPr>
        <w:spacing w:line="480" w:lineRule="auto"/>
        <w:rPr>
          <w:rStyle w:val="LineNumber"/>
        </w:rPr>
      </w:pPr>
      <w:r w:rsidRPr="003F49CE">
        <w:rPr>
          <w:rStyle w:val="LineNumber"/>
        </w:rPr>
        <w:br w:type="page"/>
      </w:r>
    </w:p>
    <w:p w14:paraId="49184F04" w14:textId="1F95AF7D" w:rsidR="002F1B6E" w:rsidRPr="00AE06C2" w:rsidRDefault="002F1B6E" w:rsidP="00AE06C2">
      <w:pPr>
        <w:pStyle w:val="Heading2"/>
        <w:rPr>
          <w:rStyle w:val="LineNumber"/>
        </w:rPr>
      </w:pPr>
      <w:bookmarkStart w:id="0" w:name="_Toc42867263"/>
      <w:r w:rsidRPr="00AE06C2">
        <w:rPr>
          <w:rStyle w:val="LineNumber"/>
        </w:rPr>
        <w:lastRenderedPageBreak/>
        <w:t>ABSTRACT</w:t>
      </w:r>
      <w:bookmarkEnd w:id="0"/>
      <w:r w:rsidR="008348E6" w:rsidRPr="00AE06C2">
        <w:rPr>
          <w:rStyle w:val="LineNumber"/>
        </w:rPr>
        <w:t xml:space="preserve"> </w:t>
      </w:r>
      <w:r w:rsidR="0068307B" w:rsidRPr="00AE06C2">
        <w:rPr>
          <w:rStyle w:val="LineNumber"/>
        </w:rPr>
        <w:t>(</w:t>
      </w:r>
      <w:r w:rsidR="00195C04">
        <w:rPr>
          <w:rStyle w:val="LineNumber"/>
        </w:rPr>
        <w:t>2</w:t>
      </w:r>
      <w:r w:rsidR="00AB64B6">
        <w:rPr>
          <w:rStyle w:val="LineNumber"/>
        </w:rPr>
        <w:t>0</w:t>
      </w:r>
      <w:r w:rsidR="00F0710E">
        <w:rPr>
          <w:rStyle w:val="LineNumber"/>
        </w:rPr>
        <w:t>6</w:t>
      </w:r>
      <w:r w:rsidR="0068307B" w:rsidRPr="00AE06C2">
        <w:rPr>
          <w:rStyle w:val="LineNumber"/>
        </w:rPr>
        <w:t>/200)</w:t>
      </w:r>
    </w:p>
    <w:p w14:paraId="449C32A8" w14:textId="21E763CD" w:rsidR="002F1B6E" w:rsidRPr="005D0917" w:rsidRDefault="002F1B6E" w:rsidP="003D336C">
      <w:pPr>
        <w:pStyle w:val="Body"/>
        <w:rPr>
          <w:rStyle w:val="LineNumber"/>
        </w:rPr>
      </w:pPr>
      <w:r w:rsidRPr="005D0917">
        <w:rPr>
          <w:rStyle w:val="LineNumber"/>
        </w:rPr>
        <w:t xml:space="preserve">The genetic and antigenic diversity of influenza </w:t>
      </w:r>
      <w:proofErr w:type="gramStart"/>
      <w:r w:rsidRPr="005D0917">
        <w:rPr>
          <w:rStyle w:val="LineNumber"/>
        </w:rPr>
        <w:t>A</w:t>
      </w:r>
      <w:proofErr w:type="gramEnd"/>
      <w:r w:rsidRPr="005D0917">
        <w:rPr>
          <w:rStyle w:val="LineNumber"/>
        </w:rPr>
        <w:t xml:space="preserve"> virus (IAV) circulating in swine challenge</w:t>
      </w:r>
      <w:r w:rsidR="000449C4">
        <w:rPr>
          <w:rStyle w:val="LineNumber"/>
        </w:rPr>
        <w:t>s</w:t>
      </w:r>
      <w:r w:rsidRPr="005D0917">
        <w:rPr>
          <w:rStyle w:val="LineNumber"/>
        </w:rPr>
        <w:t xml:space="preserve"> the development of effective vaccines and represents a zoonotic pandemic threat. High throughput sequencing </w:t>
      </w:r>
      <w:r w:rsidR="007912E0" w:rsidRPr="005D0917">
        <w:rPr>
          <w:rStyle w:val="LineNumber"/>
        </w:rPr>
        <w:t>technolog</w:t>
      </w:r>
      <w:r w:rsidR="007912E0">
        <w:rPr>
          <w:rStyle w:val="LineNumber"/>
        </w:rPr>
        <w:t>ies and analyses</w:t>
      </w:r>
      <w:r w:rsidR="007912E0" w:rsidRPr="005D0917">
        <w:rPr>
          <w:rStyle w:val="LineNumber"/>
        </w:rPr>
        <w:t xml:space="preserve"> </w:t>
      </w:r>
      <w:r>
        <w:rPr>
          <w:rStyle w:val="LineNumber"/>
        </w:rPr>
        <w:t>are</w:t>
      </w:r>
      <w:r w:rsidRPr="005D0917">
        <w:rPr>
          <w:rStyle w:val="LineNumber"/>
        </w:rPr>
        <w:t xml:space="preserve"> able to quantify genetic diversity of IAV, but there are no accurate approaches to adequately describe novel antigenic phenotypes. This study evaluated an ensemble of non-linear regression models to estimate virus phenotype from genotype. Regression models were trained with an IAV in swine phenotypic dataset using genetic sequence identity and pairwise amino acid mutations as predictor features. This identified pairwise amino acid identity, ranked the relative importance of mutations in the hemagglutinin (HA) protein, and demonstrated good prediction accuracy following ten-fold cross validation. </w:t>
      </w:r>
      <w:r w:rsidR="000449C4">
        <w:rPr>
          <w:rStyle w:val="LineNumber"/>
        </w:rPr>
        <w:t>F</w:t>
      </w:r>
      <w:r w:rsidRPr="005D0917">
        <w:rPr>
          <w:rStyle w:val="LineNumber"/>
        </w:rPr>
        <w:t xml:space="preserve">our IAV </w:t>
      </w:r>
      <w:r w:rsidR="00E80110">
        <w:rPr>
          <w:rStyle w:val="LineNumber"/>
        </w:rPr>
        <w:t xml:space="preserve">strains </w:t>
      </w:r>
      <w:r w:rsidRPr="005D0917">
        <w:rPr>
          <w:rStyle w:val="LineNumber"/>
        </w:rPr>
        <w:t>were selected to</w:t>
      </w:r>
      <w:r w:rsidR="00E80110">
        <w:rPr>
          <w:rStyle w:val="LineNumber"/>
        </w:rPr>
        <w:t xml:space="preserve"> experimentally</w:t>
      </w:r>
      <w:r w:rsidRPr="005D0917">
        <w:rPr>
          <w:rStyle w:val="LineNumber"/>
        </w:rPr>
        <w:t xml:space="preserve"> test the model using </w:t>
      </w:r>
      <w:r>
        <w:rPr>
          <w:rStyle w:val="LineNumber"/>
        </w:rPr>
        <w:t xml:space="preserve">the </w:t>
      </w:r>
      <w:r w:rsidRPr="005D0917">
        <w:rPr>
          <w:rStyle w:val="LineNumber"/>
        </w:rPr>
        <w:t>hemagglutin</w:t>
      </w:r>
      <w:r w:rsidR="000449C4">
        <w:rPr>
          <w:rStyle w:val="LineNumber"/>
        </w:rPr>
        <w:t>at</w:t>
      </w:r>
      <w:r w:rsidRPr="005D0917">
        <w:rPr>
          <w:rStyle w:val="LineNumber"/>
        </w:rPr>
        <w:t>i</w:t>
      </w:r>
      <w:r w:rsidR="000449C4">
        <w:rPr>
          <w:rStyle w:val="LineNumber"/>
        </w:rPr>
        <w:t>o</w:t>
      </w:r>
      <w:r w:rsidRPr="005D0917">
        <w:rPr>
          <w:rStyle w:val="LineNumber"/>
        </w:rPr>
        <w:t xml:space="preserve">n inhibition </w:t>
      </w:r>
      <w:r w:rsidR="000449C4">
        <w:rPr>
          <w:rStyle w:val="LineNumber"/>
        </w:rPr>
        <w:t xml:space="preserve">(HI) </w:t>
      </w:r>
      <w:r w:rsidRPr="005D0917">
        <w:rPr>
          <w:rStyle w:val="LineNumber"/>
        </w:rPr>
        <w:t xml:space="preserve">assay. </w:t>
      </w:r>
      <w:r w:rsidR="00E80110">
        <w:rPr>
          <w:rStyle w:val="LineNumber"/>
        </w:rPr>
        <w:t>E</w:t>
      </w:r>
      <w:r w:rsidRPr="005D0917">
        <w:rPr>
          <w:rStyle w:val="LineNumber"/>
        </w:rPr>
        <w:t xml:space="preserve">rror between predicted and measured distances of uncharacterized strains were 0.34, 0.70, 2.19, and 0.17 antigenic units. These </w:t>
      </w:r>
      <w:r w:rsidR="00AB64B6">
        <w:rPr>
          <w:rStyle w:val="LineNumber"/>
        </w:rPr>
        <w:t>regression models</w:t>
      </w:r>
      <w:r w:rsidRPr="005D0917">
        <w:rPr>
          <w:rStyle w:val="LineNumber"/>
        </w:rPr>
        <w:t xml:space="preserve"> </w:t>
      </w:r>
      <w:r>
        <w:rPr>
          <w:rStyle w:val="LineNumber"/>
        </w:rPr>
        <w:t>trained on HI data</w:t>
      </w:r>
      <w:r w:rsidRPr="005D0917">
        <w:rPr>
          <w:rStyle w:val="LineNumber"/>
        </w:rPr>
        <w:t xml:space="preserve"> can be used to estimate antigenic distances between different strains of IAV in swine </w:t>
      </w:r>
      <w:r>
        <w:rPr>
          <w:rStyle w:val="LineNumber"/>
        </w:rPr>
        <w:t>using</w:t>
      </w:r>
      <w:r w:rsidRPr="005D0917">
        <w:rPr>
          <w:rStyle w:val="LineNumber"/>
        </w:rPr>
        <w:t xml:space="preserve"> sequence data. </w:t>
      </w:r>
      <w:r w:rsidR="00E80110">
        <w:rPr>
          <w:rStyle w:val="LineNumber"/>
        </w:rPr>
        <w:t>T</w:t>
      </w:r>
      <w:r w:rsidRPr="005D0917">
        <w:rPr>
          <w:rStyle w:val="LineNumber"/>
        </w:rPr>
        <w:t xml:space="preserve">his method, through the quantification of the importance of mutations in the HA, provides criteria for identifying </w:t>
      </w:r>
      <w:r>
        <w:rPr>
          <w:rStyle w:val="LineNumber"/>
        </w:rPr>
        <w:t xml:space="preserve">antigenically </w:t>
      </w:r>
      <w:r w:rsidR="00937E47">
        <w:rPr>
          <w:rStyle w:val="LineNumber"/>
        </w:rPr>
        <w:t>advanced</w:t>
      </w:r>
      <w:r w:rsidR="00937E47" w:rsidRPr="005D0917">
        <w:rPr>
          <w:rStyle w:val="LineNumber"/>
        </w:rPr>
        <w:t xml:space="preserve"> </w:t>
      </w:r>
      <w:r w:rsidRPr="005D0917">
        <w:rPr>
          <w:rStyle w:val="LineNumber"/>
        </w:rPr>
        <w:t>IAV strains that may not be controlled by existing vaccines, and represent a pandemic threat.</w:t>
      </w:r>
    </w:p>
    <w:p w14:paraId="37502794" w14:textId="4B414AC8" w:rsidR="002F1B6E" w:rsidRDefault="00E01415" w:rsidP="00A412DE">
      <w:pPr>
        <w:rPr>
          <w:rStyle w:val="LineNumber"/>
        </w:rPr>
      </w:pPr>
      <w:r>
        <w:rPr>
          <w:rStyle w:val="LineNumber"/>
        </w:rPr>
        <w:br w:type="page"/>
      </w:r>
    </w:p>
    <w:p w14:paraId="190B3CB9" w14:textId="77777777" w:rsidR="002F1B6E" w:rsidRPr="00DA5852" w:rsidRDefault="002F1B6E" w:rsidP="00AE06C2">
      <w:pPr>
        <w:pStyle w:val="Heading2"/>
        <w:rPr>
          <w:rStyle w:val="LineNumber"/>
          <w:rFonts w:cs="Times New Roman"/>
          <w:szCs w:val="22"/>
        </w:rPr>
      </w:pPr>
      <w:bookmarkStart w:id="1" w:name="_Toc42867264"/>
      <w:r w:rsidRPr="00DA5852">
        <w:rPr>
          <w:rStyle w:val="LineNumber"/>
          <w:rFonts w:cs="Times New Roman"/>
          <w:szCs w:val="22"/>
        </w:rPr>
        <w:lastRenderedPageBreak/>
        <w:t>INTRODUCTION</w:t>
      </w:r>
      <w:bookmarkEnd w:id="1"/>
    </w:p>
    <w:p w14:paraId="5F254485" w14:textId="7E88A233" w:rsidR="002F1B6E" w:rsidRPr="003F49CE" w:rsidRDefault="002F1B6E" w:rsidP="00AE06C2">
      <w:pPr>
        <w:pStyle w:val="Body"/>
        <w:rPr>
          <w:rStyle w:val="LineNumber"/>
        </w:rPr>
      </w:pPr>
      <w:r w:rsidRPr="003F49CE">
        <w:rPr>
          <w:rStyle w:val="LineNumber"/>
        </w:rPr>
        <w:t xml:space="preserve">Influenza A virus (IAV) is a primary respiratory pathogen in commercial swine in the United States </w:t>
      </w:r>
      <w:r w:rsidR="003D21ED" w:rsidRPr="003F49CE">
        <w:rPr>
          <w:rStyle w:val="LineNumber"/>
        </w:rPr>
        <w:fldChar w:fldCharType="begin"/>
      </w:r>
      <w:r w:rsidR="003D21ED" w:rsidRPr="003F49CE">
        <w:rPr>
          <w:rStyle w:val="LineNumber"/>
        </w:rPr>
        <w:instrText xml:space="preserve"> ADDIN EN.CITE &lt;EndNote&gt;&lt;Cite&gt;&lt;Author&gt;Dykhuis- Haden&lt;/Author&gt;&lt;Year&gt;2012&lt;/Year&gt;&lt;IDText&gt;Assessing production parameters and economic impact of swine influenza, PRRS and Mycoplasma hyopneumoniae on finishing pigs in a large production system&lt;/IDText&gt;&lt;DisplayText&gt;(1)&lt;/DisplayText&gt;&lt;record&gt;&lt;titles&gt;&lt;title&gt;&lt;style font="default" size="100%"&gt;Assessing production parameters and economic impact of swine influenza, PRRS and &lt;/style&gt;&lt;style face="italic" font="default" size="100%"&gt;Mycoplasma hyopneumoniae &lt;/style&gt;&lt;style font="default" size="100%"&gt;on finishing pigs in a large production system&lt;/style&gt;&lt;/title&gt;&lt;secondary-title&gt;American Association of Swine Veterinarians&lt;/secondary-title&gt;&lt;/titles&gt;&lt;pages&gt;75-76&lt;/pages&gt;&lt;contributors&gt;&lt;authors&gt;&lt;author&gt;Dykhuis- Haden,  Cara&lt;/author&gt;&lt;author&gt;Painter,  Tom&lt;/author&gt;&lt;author&gt;Fangman,   Thomas&lt;/author&gt;&lt;author&gt;Holtkamp,   Derald&lt;/author&gt;&lt;/authors&gt;&lt;/contributors&gt;&lt;added-date format="utc"&gt;1560911599&lt;/added-date&gt;&lt;pub-location&gt;Denver, Colorado&lt;/pub-location&gt;&lt;ref-type name="Conference Paper"&gt;47&lt;/ref-type&gt;&lt;dates&gt;&lt;year&gt;2012&lt;/year&gt;&lt;/dates&gt;&lt;rec-number&gt;658&lt;/rec-number&gt;&lt;last-updated-date format="utc"&gt;1562552137&lt;/last-updated-date&gt;&lt;/record&gt;&lt;/Cite&gt;&lt;/EndNote&gt;</w:instrText>
      </w:r>
      <w:r w:rsidR="003D21ED" w:rsidRPr="003F49CE">
        <w:rPr>
          <w:rStyle w:val="LineNumber"/>
        </w:rPr>
        <w:fldChar w:fldCharType="separate"/>
      </w:r>
      <w:r w:rsidR="003D21ED" w:rsidRPr="003F49CE">
        <w:rPr>
          <w:rStyle w:val="LineNumber"/>
        </w:rPr>
        <w:t>(1)</w:t>
      </w:r>
      <w:r w:rsidR="003D21ED" w:rsidRPr="003F49CE">
        <w:rPr>
          <w:rStyle w:val="LineNumber"/>
        </w:rPr>
        <w:fldChar w:fldCharType="end"/>
      </w:r>
      <w:r w:rsidR="003D21ED" w:rsidRPr="003F49CE">
        <w:rPr>
          <w:rStyle w:val="LineNumber"/>
        </w:rPr>
        <w:t>.</w:t>
      </w:r>
      <w:r w:rsidRPr="003F49CE">
        <w:rPr>
          <w:rStyle w:val="LineNumber"/>
        </w:rPr>
        <w:t xml:space="preserve"> Preventing infection and transmission of the virus has proven difficult due to rapid mutation that allows the virus to </w:t>
      </w:r>
      <w:r>
        <w:rPr>
          <w:rStyle w:val="LineNumber"/>
        </w:rPr>
        <w:t>evade</w:t>
      </w:r>
      <w:r w:rsidRPr="003F49CE">
        <w:rPr>
          <w:rStyle w:val="LineNumber"/>
        </w:rPr>
        <w:t xml:space="preserve"> host immune defenses </w:t>
      </w:r>
      <w:r>
        <w:rPr>
          <w:rStyle w:val="LineNumber"/>
        </w:rPr>
        <w:t>and impacts the efficacy of vaccination programs by antigenic drift</w:t>
      </w:r>
      <w:r w:rsidR="00737DC2">
        <w:rPr>
          <w:rStyle w:val="LineNumber"/>
        </w:rPr>
        <w:t xml:space="preserve"> </w:t>
      </w:r>
      <w:r w:rsidR="003D21ED" w:rsidRPr="003F49CE">
        <w:rPr>
          <w:rStyle w:val="LineNumber"/>
        </w:rPr>
        <w:fldChar w:fldCharType="begin"/>
      </w:r>
      <w:r w:rsidR="003D21ED" w:rsidRPr="003F49CE">
        <w:rPr>
          <w:rStyle w:val="LineNumber"/>
        </w:rPr>
        <w:instrText xml:space="preserve"> ADDIN EN.CITE &lt;EndNote&gt;&lt;Cite&gt;&lt;Author&gt;Saitou&lt;/Author&gt;&lt;Year&gt;1986&lt;/Year&gt;&lt;IDText&gt;Polymorphism and evolution of influenza A virus genes&lt;/IDText&gt;&lt;DisplayText&gt;(2)&lt;/DisplayText&gt;&lt;record&gt;&lt;isbn&gt;1537-1719&lt;/isbn&gt;&lt;titles&gt;&lt;title&gt;Polymorphism and evolution of influenza A virus genes&lt;/title&gt;&lt;secondary-title&gt;Molecular biology and evolution&lt;/secondary-title&gt;&lt;/titles&gt;&lt;pages&gt;57-74&lt;/pages&gt;&lt;number&gt;1&lt;/number&gt;&lt;contributors&gt;&lt;authors&gt;&lt;author&gt;Saitou, Naruya&lt;/author&gt;&lt;author&gt;Nei, Masatoshi&lt;/author&gt;&lt;/authors&gt;&lt;/contributors&gt;&lt;added-date format="utc"&gt;1560911600&lt;/added-date&gt;&lt;ref-type name="Journal Article"&gt;17&lt;/ref-type&gt;&lt;dates&gt;&lt;year&gt;1986&lt;/year&gt;&lt;/dates&gt;&lt;rec-number&gt;691&lt;/rec-number&gt;&lt;last-updated-date format="utc"&gt;1562552137&lt;/last-updated-date&gt;&lt;volume&gt;3&lt;/volume&gt;&lt;/record&gt;&lt;/Cite&gt;&lt;/EndNote&gt;</w:instrText>
      </w:r>
      <w:r w:rsidR="003D21ED" w:rsidRPr="003F49CE">
        <w:rPr>
          <w:rStyle w:val="LineNumber"/>
        </w:rPr>
        <w:fldChar w:fldCharType="separate"/>
      </w:r>
      <w:r w:rsidR="003D21ED" w:rsidRPr="003F49CE">
        <w:rPr>
          <w:rStyle w:val="LineNumber"/>
        </w:rPr>
        <w:t>(2)</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best approach for effective</w:t>
      </w:r>
      <w:r w:rsidRPr="003F49CE">
        <w:rPr>
          <w:rStyle w:val="LineNumber"/>
        </w:rPr>
        <w:t xml:space="preserve"> IAV </w:t>
      </w:r>
      <w:r>
        <w:rPr>
          <w:rStyle w:val="LineNumber"/>
        </w:rPr>
        <w:t xml:space="preserve">control has been the development of </w:t>
      </w:r>
      <w:r w:rsidRPr="003F49CE">
        <w:rPr>
          <w:rStyle w:val="LineNumber"/>
        </w:rPr>
        <w:t xml:space="preserve">vaccines </w:t>
      </w:r>
      <w:r>
        <w:rPr>
          <w:rStyle w:val="LineNumber"/>
        </w:rPr>
        <w:t>that reflect the antigenic diversity of</w:t>
      </w:r>
      <w:r w:rsidRPr="003F49CE">
        <w:rPr>
          <w:rStyle w:val="LineNumber"/>
        </w:rPr>
        <w:t xml:space="preserve"> circulating </w:t>
      </w:r>
      <w:r>
        <w:rPr>
          <w:rStyle w:val="LineNumber"/>
        </w:rPr>
        <w:t xml:space="preserve">swine IAV </w:t>
      </w:r>
      <w:r w:rsidRPr="003F49CE">
        <w:rPr>
          <w:rStyle w:val="LineNumber"/>
        </w:rPr>
        <w:t xml:space="preserve">strains </w:t>
      </w:r>
      <w:r w:rsidR="003D21ED" w:rsidRPr="003F49CE">
        <w:rPr>
          <w:rStyle w:val="LineNumber"/>
        </w:rPr>
        <w:fldChar w:fldCharType="begin"/>
      </w:r>
      <w:r w:rsidR="003D21ED" w:rsidRPr="003F49CE">
        <w:rPr>
          <w:rStyle w:val="LineNumber"/>
        </w:rPr>
        <w:instrText xml:space="preserve"> ADDIN EN.CITE &lt;EndNote&gt;&lt;Cite&gt;&lt;Author&gt;Sandbulte&lt;/Author&gt;&lt;Year&gt;2015&lt;/Year&gt;&lt;IDText&gt;Optimal Use of Vaccines for Control of Influenza A Virus in Swine&lt;/IDText&gt;&lt;DisplayText&gt;(3)&lt;/DisplayText&gt;&lt;record&gt;&lt;dates&gt;&lt;pub-dates&gt;&lt;date&gt;Jan 30&lt;/date&gt;&lt;/pub-dates&gt;&lt;year&gt;2015&lt;/year&gt;&lt;/dates&gt;&lt;keywords&gt;&lt;keyword&gt;immune response&lt;/keyword&gt;&lt;keyword&gt;influenza A virus in swine&lt;/keyword&gt;&lt;keyword&gt;surveillance&lt;/keyword&gt;&lt;keyword&gt;vaccines&lt;/keyword&gt;&lt;keyword&gt;veterinary diagnostics&lt;/keyword&gt;&lt;/keywords&gt;&lt;urls&gt;&lt;related-urls&gt;&lt;url&gt;http://www.ncbi.nlm.nih.gov/pubmed/26344946&lt;/url&gt;&lt;/related-urls&gt;&lt;/urls&gt;&lt;isbn&gt;2076-393X (Linking)&lt;/isbn&gt;&lt;custom2&gt;PMC4494241&lt;/custom2&gt;&lt;titles&gt;&lt;title&gt;Optimal Use of Vaccines for Control of Influenza A Virus in Swine&lt;/title&gt;&lt;secondary-title&gt;Vaccines (Basel)&lt;/secondary-title&gt;&lt;/titles&gt;&lt;pages&gt;22-73&lt;/pages&gt;&lt;number&gt;1&lt;/number&gt;&lt;contributors&gt;&lt;authors&gt;&lt;author&gt;Sandbulte, M. R.&lt;/author&gt;&lt;author&gt;Spickler, A. R.&lt;/author&gt;&lt;author&gt;Zaabel, P. K.&lt;/author&gt;&lt;author&gt;Roth, J. A.&lt;/author&gt;&lt;/authors&gt;&lt;/contributors&gt;&lt;added-date format="utc"&gt;1537898433&lt;/added-date&gt;&lt;ref-type name="Journal Article"&gt;17&lt;/ref-type&gt;&lt;auth-address&gt;Center for Food Security and Public Health, College of Veterinary Medicine, Iowa State University, Ames, IA 50011, USA. sandbult@iastate.edu.&amp;#xD;Center for Food Security and Public Health, College of Veterinary Medicine, Iowa State University, Ames, IA 50011, USA. spickler@iastate.edu.&amp;#xD;Center for Food Security and Public Health, College of Veterinary Medicine, Iowa State University, Ames, IA 50011, USA. zaabelp@iastate.edu.&amp;#xD;Center for Food Security and Public Health, College of Veterinary Medicine, Iowa State University, Ames, IA 50011, USA. jaroth@iastate.edu.&lt;/auth-address&gt;&lt;rec-number&gt;556&lt;/rec-number&gt;&lt;last-updated-date format="utc"&gt;1562552137&lt;/last-updated-date&gt;&lt;accession-num&gt;26344946&lt;/accession-num&gt;&lt;electronic-resource-num&gt;10.3390/vaccines3010022&lt;/electronic-resource-num&gt;&lt;volume&gt;3&lt;/volume&gt;&lt;/record&gt;&lt;/Cite&gt;&lt;/EndNote&gt;</w:instrText>
      </w:r>
      <w:r w:rsidR="003D21ED" w:rsidRPr="003F49CE">
        <w:rPr>
          <w:rStyle w:val="LineNumber"/>
        </w:rPr>
        <w:fldChar w:fldCharType="separate"/>
      </w:r>
      <w:r w:rsidR="003D21ED" w:rsidRPr="003F49CE">
        <w:rPr>
          <w:rStyle w:val="LineNumber"/>
        </w:rPr>
        <w:t>(3)</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 xml:space="preserve">This is dependent on robust sampling and sequencing of contemporary strains, which is currently achieved primarily through passive surveillance, where clinically sick pigs are sampled, and </w:t>
      </w:r>
      <w:r w:rsidRPr="003F49CE">
        <w:rPr>
          <w:rStyle w:val="LineNumber"/>
        </w:rPr>
        <w:t>the hemagglutinin (HA) gene</w:t>
      </w:r>
      <w:r>
        <w:rPr>
          <w:rStyle w:val="LineNumber"/>
        </w:rPr>
        <w:t xml:space="preserve"> is sequenced and compared to </w:t>
      </w:r>
      <w:r w:rsidRPr="003F49CE">
        <w:rPr>
          <w:rStyle w:val="LineNumber"/>
        </w:rPr>
        <w:t xml:space="preserve">vaccine antigens based on either genetic clade or sequence identity. Vaccines that include a well-matched HA can induce the production of antibodies </w:t>
      </w:r>
      <w:r>
        <w:rPr>
          <w:rStyle w:val="LineNumber"/>
        </w:rPr>
        <w:t>that may provide</w:t>
      </w:r>
      <w:r w:rsidRPr="003F49CE">
        <w:rPr>
          <w:rStyle w:val="LineNumber"/>
        </w:rPr>
        <w:t xml:space="preserve"> sterilizing immunity</w:t>
      </w:r>
      <w:r>
        <w:rPr>
          <w:rStyle w:val="LineNumber"/>
        </w:rPr>
        <w:t xml:space="preserve">, </w:t>
      </w:r>
      <w:r w:rsidRPr="003F49CE">
        <w:rPr>
          <w:rStyle w:val="LineNumber"/>
        </w:rPr>
        <w:t>help reduce clinical signs</w:t>
      </w:r>
      <w:r>
        <w:rPr>
          <w:rStyle w:val="LineNumber"/>
        </w:rPr>
        <w:t>, or reduce transmission</w:t>
      </w:r>
      <w:r w:rsidRPr="003F49CE">
        <w:rPr>
          <w:rStyle w:val="LineNumber"/>
        </w:rPr>
        <w:t xml:space="preserve"> </w:t>
      </w:r>
      <w:r w:rsidR="003D21ED" w:rsidRPr="003F49CE">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 </w:instrText>
      </w:r>
      <w:r w:rsidR="00914D13">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EN.CITE.DATA </w:instrText>
      </w:r>
      <w:r w:rsidR="00914D13">
        <w:rPr>
          <w:rStyle w:val="LineNumber"/>
        </w:rPr>
      </w:r>
      <w:r w:rsidR="00914D13">
        <w:rPr>
          <w:rStyle w:val="LineNumber"/>
        </w:rPr>
        <w:fldChar w:fldCharType="end"/>
      </w:r>
      <w:r w:rsidR="003D21ED" w:rsidRPr="003F49CE">
        <w:rPr>
          <w:rStyle w:val="LineNumber"/>
        </w:rPr>
      </w:r>
      <w:r w:rsidR="003D21ED" w:rsidRPr="003F49CE">
        <w:rPr>
          <w:rStyle w:val="LineNumber"/>
        </w:rPr>
        <w:fldChar w:fldCharType="separate"/>
      </w:r>
      <w:r w:rsidR="00914D13">
        <w:rPr>
          <w:rStyle w:val="LineNumber"/>
          <w:noProof/>
        </w:rPr>
        <w:t>(4,5)</w:t>
      </w:r>
      <w:r w:rsidR="003D21ED" w:rsidRPr="003F49CE">
        <w:rPr>
          <w:rStyle w:val="LineNumber"/>
        </w:rPr>
        <w:fldChar w:fldCharType="end"/>
      </w:r>
      <w:r w:rsidR="003D21ED" w:rsidRPr="003F49CE">
        <w:rPr>
          <w:rStyle w:val="LineNumber"/>
        </w:rPr>
        <w:t>.</w:t>
      </w:r>
      <w:r w:rsidRPr="003F49CE">
        <w:rPr>
          <w:rStyle w:val="LineNumber"/>
        </w:rPr>
        <w:t xml:space="preserve"> Conversely, mismatched vaccine antigens can result in vaccine failure or potentially cause enhanced disease, emphasizing the importance of careful vaccine strain selection </w:t>
      </w:r>
      <w:r w:rsidR="003D21ED" w:rsidRPr="003F49CE">
        <w:rPr>
          <w:rStyle w:val="LineNumber"/>
        </w:rPr>
        <w:fldChar w:fldCharType="begin"/>
      </w:r>
      <w:r w:rsidR="003D21ED" w:rsidRPr="003F49CE">
        <w:rPr>
          <w:rStyle w:val="LineNumber"/>
        </w:rPr>
        <w:instrText xml:space="preserve"> ADDIN EN.CITE &lt;EndNote&gt;&lt;Cite&gt;&lt;Author&gt;Vincent&lt;/Author&gt;&lt;Year&gt;2008&lt;/Year&gt;&lt;IDText&gt;Failure of protection and enhanced pneumonia with a US H1N2 swine influenza virus in pigs vaccinated with an inactivated classical swine H1N1 vaccine&lt;/IDText&gt;&lt;DisplayText&gt;(6)&lt;/DisplayText&gt;&lt;record&gt;&lt;isbn&gt;0378-1135&lt;/isbn&gt;&lt;titles&gt;&lt;title&gt;Failure of protection and enhanced pneumonia with a US H1N2 swine influenza virus in pigs vaccinated with an inactivated classical swine H1N1 vaccine&lt;/title&gt;&lt;secondary-title&gt;Veterinary microbiology&lt;/secondary-title&gt;&lt;/titles&gt;&lt;pages&gt;310-323&lt;/pages&gt;&lt;number&gt;4&lt;/number&gt;&lt;contributors&gt;&lt;authors&gt;&lt;author&gt;Vincent, Amy L&lt;/author&gt;&lt;author&gt;Lager, Kelly M&lt;/author&gt;&lt;author&gt;Janke, Bruce H&lt;/author&gt;&lt;author&gt;Gramer, Marie R&lt;/author&gt;&lt;author&gt;Richt, Juergen A&lt;/author&gt;&lt;/authors&gt;&lt;/contributors&gt;&lt;added-date format="utc"&gt;1501543549&lt;/added-date&gt;&lt;ref-type name="Journal Article"&gt;17&lt;/ref-type&gt;&lt;dates&gt;&lt;year&gt;2008&lt;/year&gt;&lt;/dates&gt;&lt;rec-number&gt;69&lt;/rec-number&gt;&lt;last-updated-date format="utc"&gt;1501543549&lt;/last-updated-date&gt;&lt;volume&gt;126&lt;/volume&gt;&lt;/record&gt;&lt;/Cite&gt;&lt;/EndNote&gt;</w:instrText>
      </w:r>
      <w:r w:rsidR="003D21ED" w:rsidRPr="003F49CE">
        <w:rPr>
          <w:rStyle w:val="LineNumber"/>
        </w:rPr>
        <w:fldChar w:fldCharType="separate"/>
      </w:r>
      <w:r w:rsidR="003D21ED" w:rsidRPr="003F49CE">
        <w:rPr>
          <w:rStyle w:val="LineNumber"/>
        </w:rPr>
        <w:t>(6)</w:t>
      </w:r>
      <w:r w:rsidR="003D21ED" w:rsidRPr="003F49CE">
        <w:rPr>
          <w:rStyle w:val="LineNumber"/>
        </w:rPr>
        <w:fldChar w:fldCharType="end"/>
      </w:r>
      <w:r w:rsidR="003D21ED" w:rsidRPr="003F49CE">
        <w:rPr>
          <w:rStyle w:val="LineNumber"/>
        </w:rPr>
        <w:t>.</w:t>
      </w:r>
    </w:p>
    <w:p w14:paraId="33C28ED0" w14:textId="7DF2B313" w:rsidR="002F1B6E" w:rsidRPr="003F49CE" w:rsidRDefault="002F1B6E" w:rsidP="00AE06C2">
      <w:pPr>
        <w:pStyle w:val="Body"/>
        <w:rPr>
          <w:rStyle w:val="LineNumber"/>
        </w:rPr>
      </w:pPr>
      <w:r>
        <w:rPr>
          <w:rStyle w:val="LineNumber"/>
        </w:rPr>
        <w:t xml:space="preserve">In </w:t>
      </w:r>
      <w:r w:rsidRPr="003F49CE">
        <w:rPr>
          <w:rStyle w:val="LineNumber"/>
        </w:rPr>
        <w:t>the United States</w:t>
      </w:r>
      <w:r>
        <w:rPr>
          <w:rStyle w:val="LineNumber"/>
        </w:rPr>
        <w:t xml:space="preserve">, swine IAV is monitored </w:t>
      </w:r>
      <w:r w:rsidRPr="003F49CE">
        <w:rPr>
          <w:rStyle w:val="LineNumber"/>
        </w:rPr>
        <w:t xml:space="preserve">by the United States Department of Agriculture (USDA) in collaboration with </w:t>
      </w:r>
      <w:r>
        <w:rPr>
          <w:rStyle w:val="LineNumber"/>
        </w:rPr>
        <w:t xml:space="preserve">regional </w:t>
      </w:r>
      <w:r w:rsidRPr="003F49CE">
        <w:rPr>
          <w:rStyle w:val="LineNumber"/>
        </w:rPr>
        <w:t xml:space="preserve">veterinary diagnostic laboratories </w:t>
      </w:r>
      <w:r w:rsidR="005A31ED">
        <w:rPr>
          <w:rStyle w:val="LineNumber"/>
        </w:rPr>
        <w:t>in the National Animal Health Laboratory Network</w:t>
      </w:r>
      <w:r w:rsidR="005A31ED" w:rsidRPr="003F49CE">
        <w:rPr>
          <w:rStyle w:val="LineNumber"/>
        </w:rPr>
        <w:t xml:space="preserve"> </w: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 </w:instrTex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EN.CITE.DATA </w:instrText>
      </w:r>
      <w:r w:rsidR="003D21ED" w:rsidRPr="003F49CE">
        <w:rPr>
          <w:rStyle w:val="LineNumber"/>
        </w:rPr>
      </w:r>
      <w:r w:rsidR="003D21ED" w:rsidRPr="003F49CE">
        <w:rPr>
          <w:rStyle w:val="LineNumber"/>
        </w:rPr>
        <w:fldChar w:fldCharType="end"/>
      </w:r>
      <w:r w:rsidR="003D21ED" w:rsidRPr="003F49CE">
        <w:rPr>
          <w:rStyle w:val="LineNumber"/>
        </w:rPr>
      </w:r>
      <w:r w:rsidR="003D21ED" w:rsidRPr="003F49CE">
        <w:rPr>
          <w:rStyle w:val="LineNumber"/>
        </w:rPr>
        <w:fldChar w:fldCharType="separate"/>
      </w:r>
      <w:r w:rsidR="003D21ED" w:rsidRPr="003F49CE">
        <w:rPr>
          <w:rStyle w:val="LineNumber"/>
        </w:rPr>
        <w:t>(7)</w:t>
      </w:r>
      <w:r w:rsidR="003D21ED" w:rsidRPr="003F49CE">
        <w:rPr>
          <w:rStyle w:val="LineNumber"/>
        </w:rPr>
        <w:fldChar w:fldCharType="end"/>
      </w:r>
      <w:r w:rsidR="003D21ED" w:rsidRPr="003F49CE">
        <w:rPr>
          <w:rStyle w:val="LineNumber"/>
        </w:rPr>
        <w:t>.</w:t>
      </w:r>
      <w:r w:rsidRPr="003F49CE" w:rsidDel="00A55FF6">
        <w:rPr>
          <w:rStyle w:val="LineNumber"/>
        </w:rPr>
        <w:t xml:space="preserve"> </w:t>
      </w:r>
      <w:r>
        <w:rPr>
          <w:rStyle w:val="LineNumber"/>
        </w:rPr>
        <w:t xml:space="preserve">These data are primarily synthesized using </w:t>
      </w:r>
      <w:r w:rsidRPr="003F49CE">
        <w:rPr>
          <w:rStyle w:val="LineNumber"/>
        </w:rPr>
        <w:t>phylogenetic analysis</w:t>
      </w:r>
      <w:r>
        <w:rPr>
          <w:rStyle w:val="LineNumber"/>
        </w:rPr>
        <w:t xml:space="preserve"> </w: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 </w:instrTex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EN.CITE.DATA </w:instrText>
      </w:r>
      <w:r w:rsidR="009069A5">
        <w:rPr>
          <w:rStyle w:val="LineNumber"/>
        </w:rPr>
      </w:r>
      <w:r w:rsidR="009069A5">
        <w:rPr>
          <w:rStyle w:val="LineNumber"/>
        </w:rPr>
        <w:fldChar w:fldCharType="end"/>
      </w:r>
      <w:r w:rsidR="009069A5">
        <w:rPr>
          <w:rStyle w:val="LineNumber"/>
        </w:rPr>
      </w:r>
      <w:r w:rsidR="009069A5">
        <w:rPr>
          <w:rStyle w:val="LineNumber"/>
        </w:rPr>
        <w:fldChar w:fldCharType="separate"/>
      </w:r>
      <w:r w:rsidR="009069A5">
        <w:rPr>
          <w:rStyle w:val="LineNumber"/>
          <w:noProof/>
        </w:rPr>
        <w:t>(7,8)</w:t>
      </w:r>
      <w:r w:rsidR="009069A5">
        <w:rPr>
          <w:rStyle w:val="LineNumber"/>
        </w:rPr>
        <w:fldChar w:fldCharType="end"/>
      </w:r>
      <w:r w:rsidR="006A767C" w:rsidRPr="003F49CE">
        <w:rPr>
          <w:rStyle w:val="LineNumber"/>
        </w:rPr>
        <w:t>,</w:t>
      </w:r>
      <w:r w:rsidRPr="003F49CE">
        <w:rPr>
          <w:rStyle w:val="LineNumber"/>
        </w:rPr>
        <w:t xml:space="preserve"> </w:t>
      </w:r>
      <w:r>
        <w:rPr>
          <w:rStyle w:val="LineNumber"/>
        </w:rPr>
        <w:t xml:space="preserve">but </w:t>
      </w:r>
      <w:r w:rsidRPr="003F49CE">
        <w:rPr>
          <w:rStyle w:val="LineNumber"/>
        </w:rPr>
        <w:t>there is no coordinated effort to characterize</w:t>
      </w:r>
      <w:r>
        <w:rPr>
          <w:rStyle w:val="LineNumber"/>
        </w:rPr>
        <w:t xml:space="preserve"> the</w:t>
      </w:r>
      <w:r w:rsidRPr="003F49CE">
        <w:rPr>
          <w:rStyle w:val="LineNumber"/>
        </w:rPr>
        <w:t xml:space="preserve"> phenotypic differences between </w:t>
      </w:r>
      <w:r>
        <w:rPr>
          <w:rStyle w:val="LineNumber"/>
        </w:rPr>
        <w:t xml:space="preserve">circulating </w:t>
      </w:r>
      <w:r w:rsidRPr="003F49CE">
        <w:rPr>
          <w:rStyle w:val="LineNumber"/>
        </w:rPr>
        <w:t xml:space="preserve">viruses </w:t>
      </w:r>
      <w:r w:rsidR="006A767C"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 </w:instrText>
      </w:r>
      <w:r w:rsidR="009069A5">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EN.CITE.DATA </w:instrText>
      </w:r>
      <w:r w:rsidR="009069A5">
        <w:rPr>
          <w:rStyle w:val="LineNumber"/>
        </w:rPr>
      </w:r>
      <w:r w:rsidR="009069A5">
        <w:rPr>
          <w:rStyle w:val="LineNumber"/>
        </w:rPr>
        <w:fldChar w:fldCharType="end"/>
      </w:r>
      <w:r w:rsidR="006A767C" w:rsidRPr="003F49CE">
        <w:rPr>
          <w:rStyle w:val="LineNumber"/>
        </w:rPr>
      </w:r>
      <w:r w:rsidR="006A767C" w:rsidRPr="003F49CE">
        <w:rPr>
          <w:rStyle w:val="LineNumber"/>
        </w:rPr>
        <w:fldChar w:fldCharType="separate"/>
      </w:r>
      <w:r w:rsidR="009069A5">
        <w:rPr>
          <w:rStyle w:val="LineNumber"/>
          <w:noProof/>
        </w:rPr>
        <w:t>(9)</w:t>
      </w:r>
      <w:r w:rsidR="006A767C" w:rsidRPr="003F49CE">
        <w:rPr>
          <w:rStyle w:val="LineNumber"/>
        </w:rPr>
        <w:fldChar w:fldCharType="end"/>
      </w:r>
      <w:r w:rsidR="006A767C" w:rsidRPr="003F49CE">
        <w:rPr>
          <w:rStyle w:val="LineNumber"/>
        </w:rPr>
        <w:t>.</w:t>
      </w:r>
      <w:r>
        <w:rPr>
          <w:rStyle w:val="LineNumber"/>
        </w:rPr>
        <w:t xml:space="preserve"> This contrasts the approach for human IAV, where </w:t>
      </w:r>
      <w:r w:rsidRPr="003F49CE">
        <w:rPr>
          <w:rStyle w:val="LineNumber"/>
        </w:rPr>
        <w:t xml:space="preserve">vaccine antigens </w:t>
      </w:r>
      <w:r>
        <w:rPr>
          <w:rStyle w:val="LineNumber"/>
        </w:rPr>
        <w:t xml:space="preserve">are selected through comprehensive genetic and antigenic characterization of seasonally circulating IAV </w:t>
      </w:r>
      <w:r w:rsidR="008C4C2D" w:rsidRPr="003F49CE">
        <w:rPr>
          <w:rStyle w:val="LineNumber"/>
        </w:rPr>
        <w:fldChar w:fldCharType="begin"/>
      </w:r>
      <w:r w:rsidR="009069A5">
        <w:rPr>
          <w:rStyle w:val="LineNumber"/>
        </w:rPr>
        <w:instrText xml:space="preserve"> ADDIN EN.CITE &lt;EndNote&gt;&lt;Cite&gt;&lt;Author&gt;mondiale de la Santé&lt;/Author&gt;&lt;Year&gt;2019&lt;/Year&gt;&lt;IDText&gt;Recommended composition of influenza virus vaccines for use in the 2019–2020 northern hemisphere influenza season–Composition recommandée des vaccins antigrippaux pour la saison grippale 2019-2020 dans l’hémisphère Nord&lt;/IDText&gt;&lt;DisplayText&gt;(10)&lt;/DisplayText&gt;&lt;record&gt;&lt;titles&gt;&lt;title&gt;Recommended composition of influenza virus vaccines for use in the 2019–2020 northern hemisphere influenza season–Composition recommandée des vaccins antigrippaux pour la saison grippale 2019-2020 dans l’hémisphère Nord&lt;/title&gt;&lt;secondary-title&gt;Weekly Epidemiological Record= Relevé épidémiologique hebdomadaire&lt;/secondary-title&gt;&lt;/titles&gt;&lt;pages&gt;141-150&lt;/pages&gt;&lt;number&gt;12&lt;/number&gt;&lt;contributors&gt;&lt;authors&gt;&lt;author&gt;mondiale de la Santé, Organisation&lt;/author&gt;&lt;author&gt;World Health Organization&lt;/author&gt;&lt;/authors&gt;&lt;/contributors&gt;&lt;added-date format="utc"&gt;1569957832&lt;/added-date&gt;&lt;ref-type name="Journal Article"&gt;17&lt;/ref-type&gt;&lt;dates&gt;&lt;year&gt;2019&lt;/year&gt;&lt;/dates&gt;&lt;rec-number&gt;784&lt;/rec-number&gt;&lt;last-updated-date format="utc"&gt;1569957832&lt;/last-updated-date&gt;&lt;volume&gt;94&lt;/volume&gt;&lt;/record&gt;&lt;/Cite&gt;&lt;/EndNote&gt;</w:instrText>
      </w:r>
      <w:r w:rsidR="008C4C2D" w:rsidRPr="003F49CE">
        <w:rPr>
          <w:rStyle w:val="LineNumber"/>
        </w:rPr>
        <w:fldChar w:fldCharType="separate"/>
      </w:r>
      <w:r w:rsidR="009069A5">
        <w:rPr>
          <w:rStyle w:val="LineNumber"/>
          <w:noProof/>
        </w:rPr>
        <w:t>(10)</w:t>
      </w:r>
      <w:r w:rsidR="008C4C2D" w:rsidRPr="003F49CE">
        <w:rPr>
          <w:rStyle w:val="LineNumber"/>
        </w:rPr>
        <w:fldChar w:fldCharType="end"/>
      </w:r>
      <w:r w:rsidR="000076E0">
        <w:rPr>
          <w:rStyle w:val="LineNumber"/>
        </w:rPr>
        <w:t>.</w:t>
      </w:r>
      <w:r>
        <w:rPr>
          <w:rStyle w:val="LineNumber"/>
        </w:rPr>
        <w:t xml:space="preserve"> Thus, the majority of vaccine antigens in use </w:t>
      </w:r>
      <w:r w:rsidRPr="003F49CE">
        <w:rPr>
          <w:rStyle w:val="LineNumber"/>
        </w:rPr>
        <w:t xml:space="preserve">for IAV in swine </w:t>
      </w:r>
      <w:r>
        <w:rPr>
          <w:rStyle w:val="LineNumber"/>
        </w:rPr>
        <w:t>are</w:t>
      </w:r>
      <w:r w:rsidRPr="003F49CE">
        <w:rPr>
          <w:rStyle w:val="LineNumber"/>
        </w:rPr>
        <w:t xml:space="preserve"> </w:t>
      </w:r>
      <w:r>
        <w:rPr>
          <w:rStyle w:val="LineNumber"/>
        </w:rPr>
        <w:t xml:space="preserve">selected </w:t>
      </w:r>
      <w:r w:rsidRPr="003F49CE">
        <w:rPr>
          <w:rStyle w:val="LineNumber"/>
        </w:rPr>
        <w:t>based solely on the genetic clade or percent amino acid identity.</w:t>
      </w:r>
      <w:r>
        <w:rPr>
          <w:rStyle w:val="LineNumber"/>
        </w:rPr>
        <w:t xml:space="preserve"> This effort is fraught with risk as there are at least 16 distinct HA genetic clades of IAV in swine derived from multiple human-to-swine interspecies transmission events and subsequent evolution in the swine host </w:t>
      </w:r>
      <w:r w:rsidR="00436597">
        <w:rPr>
          <w:rStyle w:val="LineNumber"/>
        </w:rPr>
        <w:fldChar w:fldCharType="begin"/>
      </w:r>
      <w:r w:rsidR="009069A5">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swine&lt;/IDText&gt;&lt;DisplayText&gt;(8,11)&lt;/DisplayText&gt;&lt;record&gt;&lt;isbn&gt;1471-2105&lt;/isbn&gt;&lt;titles&gt;&lt;title&gt;ISU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format="utc"&gt;1589496703&lt;/last-updated-date&gt;&lt;volume&gt;19&lt;/volume&gt;&lt;/record&gt;&lt;/Cite&gt;&lt;Cite&gt;&lt;Author&gt;Walia&lt;/Author&gt;&lt;Year&gt;2019&lt;/Year&gt;&lt;IDText&gt;Regional patterns of genetic diversity in swine influenza A viruses in the United States from 2010 to 2016&lt;/IDText&gt;&lt;record&gt;&lt;isbn&gt;1750-2640&lt;/isbn&gt;&lt;titles&gt;&lt;title&gt;Regional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format="utc"&gt;1591917134&lt;/last-updated-date&gt;&lt;volume&gt;13&lt;/volume&gt;&lt;/record&gt;&lt;/Cite&gt;&lt;/EndNote&gt;</w:instrText>
      </w:r>
      <w:r w:rsidR="00436597">
        <w:rPr>
          <w:rStyle w:val="LineNumber"/>
        </w:rPr>
        <w:fldChar w:fldCharType="separate"/>
      </w:r>
      <w:r w:rsidR="009069A5">
        <w:rPr>
          <w:rStyle w:val="LineNumber"/>
          <w:noProof/>
        </w:rPr>
        <w:t>(8,11)</w:t>
      </w:r>
      <w:r w:rsidR="00436597">
        <w:rPr>
          <w:rStyle w:val="LineNumber"/>
        </w:rPr>
        <w:fldChar w:fldCharType="end"/>
      </w:r>
      <w:r w:rsidR="00F24EF1">
        <w:rPr>
          <w:rStyle w:val="LineNumber"/>
        </w:rPr>
        <w:t>.</w:t>
      </w:r>
      <w:r>
        <w:rPr>
          <w:rStyle w:val="LineNumber"/>
        </w:rPr>
        <w:t xml:space="preserve"> Further, there is evidence for regional patterns in HA clade persistence </w:t>
      </w:r>
      <w:r w:rsidR="00F419A0">
        <w:rPr>
          <w:rStyle w:val="LineNumber"/>
        </w:rPr>
        <w:fldChar w:fldCharType="begin"/>
      </w:r>
      <w:r w:rsidR="00F419A0">
        <w:rPr>
          <w:rStyle w:val="LineNumber"/>
        </w:rPr>
        <w:instrText xml:space="preserve"> ADDIN EN.CITE &lt;EndNote&gt;&lt;Cite&gt;&lt;Author&gt;Walia&lt;/Author&gt;&lt;Year&gt;2019&lt;/Year&gt;&lt;IDText&gt;Regional patterns of genetic diversity in swine influenza A viruses in the United States from 2010 to 2016&lt;/IDText&gt;&lt;DisplayText&gt;(8,12)&lt;/DisplayText&gt;&lt;record&gt;&lt;isbn&gt;1750-2640&lt;/isbn&gt;&lt;titles&gt;&lt;title&gt;Regional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format="utc"&gt;1591917134&lt;/last-updated-date&gt;&lt;volume&gt;13&lt;/volume&gt;&lt;/record&gt;&lt;/Cite&gt;&lt;Cite&gt;&lt;Author&gt;Pardo&lt;/Author&gt;&lt;Year&gt;2018&lt;/Year&gt;&lt;IDText&gt;Breed-to-wean farm factors associated with influenza A virus infection in piglets at weaning&lt;/IDText&gt;&lt;record&gt;&lt;isbn&gt;0167-5877&lt;/isbn&gt;&lt;titles&gt;&lt;title&gt;Breed-to-wean farm factors associated with influenza A virus infection in piglets at weaning&lt;/title&gt;&lt;secondary-title&gt;Preventive veterinary medicine&lt;/secondary-title&gt;&lt;/titles&gt;&lt;pages&gt;33-40&lt;/pages&gt;&lt;contributors&gt;&lt;authors&gt;&lt;author&gt;Pardo, Fabian Orlando Chamba&lt;/author&gt;&lt;author&gt;Schelkopf, Adam&lt;/author&gt;&lt;author&gt;Allerson, Matthew&lt;/author&gt;&lt;author&gt;Morrison, Robert&lt;/author&gt;&lt;author&gt;Culhane, Marie&lt;/author&gt;&lt;author&gt;Perez, Andres&lt;/author&gt;&lt;author&gt;Torremorell, Montserrat&lt;/author&gt;&lt;/authors&gt;&lt;/contributors&gt;&lt;added-date format="utc"&gt;1591917445&lt;/added-date&gt;&lt;ref-type name="Journal Article"&gt;17&lt;/ref-type&gt;&lt;dates&gt;&lt;year&gt;2018&lt;/year&gt;&lt;/dates&gt;&lt;rec-number&gt;1099&lt;/rec-number&gt;&lt;last-updated-date format="utc"&gt;1591917445&lt;/last-updated-date&gt;&lt;volume&gt;161&lt;/volume&gt;&lt;/record&gt;&lt;/Cite&gt;&lt;/EndNote&gt;</w:instrText>
      </w:r>
      <w:r w:rsidR="00F419A0">
        <w:rPr>
          <w:rStyle w:val="LineNumber"/>
        </w:rPr>
        <w:fldChar w:fldCharType="separate"/>
      </w:r>
      <w:r w:rsidR="00F419A0">
        <w:rPr>
          <w:rStyle w:val="LineNumber"/>
          <w:noProof/>
        </w:rPr>
        <w:t>(8,12)</w:t>
      </w:r>
      <w:r w:rsidR="00F419A0">
        <w:rPr>
          <w:rStyle w:val="LineNumber"/>
        </w:rPr>
        <w:fldChar w:fldCharType="end"/>
      </w:r>
      <w:r>
        <w:rPr>
          <w:rStyle w:val="LineNumber"/>
        </w:rPr>
        <w:t xml:space="preserve">, and the demonstration that as few as six amino acid mutations within the HA may affect the antigenic phenotype of a virus </w: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D37DA5">
        <w:rPr>
          <w:rStyle w:val="LineNumber"/>
        </w:rPr>
      </w:r>
      <w:r w:rsidR="00D37DA5">
        <w:rPr>
          <w:rStyle w:val="LineNumber"/>
        </w:rPr>
        <w:fldChar w:fldCharType="separate"/>
      </w:r>
      <w:r w:rsidR="00D37DA5">
        <w:rPr>
          <w:rStyle w:val="LineNumber"/>
          <w:noProof/>
        </w:rPr>
        <w:t>(13,14)</w:t>
      </w:r>
      <w:r w:rsidR="00D37DA5">
        <w:rPr>
          <w:rStyle w:val="LineNumber"/>
        </w:rPr>
        <w:fldChar w:fldCharType="end"/>
      </w:r>
      <w:r w:rsidR="00C920BD">
        <w:rPr>
          <w:rStyle w:val="LineNumber"/>
        </w:rPr>
        <w:t>.</w:t>
      </w:r>
      <w:r>
        <w:rPr>
          <w:rStyle w:val="LineNumber"/>
        </w:rPr>
        <w:t xml:space="preserve"> Consequently, there is a critical need to not only sequence and genetically characterize swine IAV, but determine </w:t>
      </w:r>
      <w:r w:rsidR="008313A4">
        <w:rPr>
          <w:rStyle w:val="LineNumber"/>
        </w:rPr>
        <w:t>from</w:t>
      </w:r>
      <w:r>
        <w:rPr>
          <w:rStyle w:val="LineNumber"/>
        </w:rPr>
        <w:t xml:space="preserve"> th</w:t>
      </w:r>
      <w:r w:rsidR="008313A4">
        <w:rPr>
          <w:rStyle w:val="LineNumber"/>
        </w:rPr>
        <w:t>e</w:t>
      </w:r>
      <w:r>
        <w:rPr>
          <w:rStyle w:val="LineNumber"/>
        </w:rPr>
        <w:t xml:space="preserve"> genetic diversity </w:t>
      </w:r>
      <w:r w:rsidR="008313A4">
        <w:rPr>
          <w:rStyle w:val="LineNumber"/>
        </w:rPr>
        <w:t xml:space="preserve">what </w:t>
      </w:r>
      <w:r>
        <w:rPr>
          <w:rStyle w:val="LineNumber"/>
        </w:rPr>
        <w:t xml:space="preserve">is meaningful for antigenic drift.  </w:t>
      </w:r>
    </w:p>
    <w:p w14:paraId="49ED9C00" w14:textId="2B04DF01" w:rsidR="002F1B6E" w:rsidRDefault="002F1B6E" w:rsidP="00AE06C2">
      <w:pPr>
        <w:pStyle w:val="Body"/>
        <w:rPr>
          <w:rStyle w:val="LineNumber"/>
        </w:rPr>
      </w:pPr>
      <w:r>
        <w:rPr>
          <w:rStyle w:val="LineNumber"/>
        </w:rPr>
        <w:lastRenderedPageBreak/>
        <w:t>The a</w:t>
      </w:r>
      <w:r w:rsidRPr="003F49CE">
        <w:rPr>
          <w:rStyle w:val="LineNumber"/>
        </w:rPr>
        <w:t xml:space="preserve">ntigenic properties </w:t>
      </w:r>
      <w:r>
        <w:rPr>
          <w:rStyle w:val="LineNumber"/>
        </w:rPr>
        <w:t xml:space="preserve">of IAV </w:t>
      </w:r>
      <w:r w:rsidRPr="003F49CE">
        <w:rPr>
          <w:rStyle w:val="LineNumber"/>
        </w:rPr>
        <w:t xml:space="preserve">are </w:t>
      </w:r>
      <w:r>
        <w:rPr>
          <w:rStyle w:val="LineNumber"/>
        </w:rPr>
        <w:t>a</w:t>
      </w:r>
      <w:r w:rsidRPr="003F49CE">
        <w:rPr>
          <w:rStyle w:val="LineNumber"/>
        </w:rPr>
        <w:t xml:space="preserve"> manifestation of the structural interaction between IAV and host antibodies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(15-18)</w:t>
      </w:r>
      <w:r w:rsidR="00D86B81" w:rsidRPr="003F49CE">
        <w:rPr>
          <w:rStyle w:val="LineNumber"/>
        </w:rPr>
        <w:fldChar w:fldCharType="end"/>
      </w:r>
      <w:r w:rsidR="00D86B81" w:rsidRPr="003F49CE">
        <w:rPr>
          <w:rStyle w:val="LineNumber"/>
        </w:rPr>
        <w:t>.</w:t>
      </w:r>
      <w:r w:rsidRPr="003F49CE">
        <w:rPr>
          <w:rStyle w:val="LineNumber"/>
        </w:rPr>
        <w:t xml:space="preserve"> Structural changes in the HA may alter the interaction with antibodies targeting the virus</w:t>
      </w:r>
      <w:r>
        <w:rPr>
          <w:rStyle w:val="LineNumber"/>
        </w:rPr>
        <w:t xml:space="preserve">, and these changes are generally correlated with the number of accumulated </w:t>
      </w:r>
      <w:r w:rsidRPr="003F49CE">
        <w:rPr>
          <w:rStyle w:val="LineNumber"/>
        </w:rPr>
        <w:t xml:space="preserve">amino acid </w:t>
      </w:r>
      <w:r>
        <w:rPr>
          <w:rStyle w:val="LineNumber"/>
        </w:rPr>
        <w:t>mutations</w:t>
      </w:r>
      <w:r w:rsidRPr="003F49CE">
        <w:rPr>
          <w:rStyle w:val="LineNumber"/>
        </w:rPr>
        <w:t xml:space="preserve"> </w:t>
      </w:r>
      <w:r>
        <w:rPr>
          <w:rStyle w:val="LineNumber"/>
        </w:rPr>
        <w:t>in the</w:t>
      </w:r>
      <w:r w:rsidRPr="003F49CE">
        <w:rPr>
          <w:rStyle w:val="LineNumber"/>
        </w:rPr>
        <w:t xml:space="preserve"> HA protein </w:t>
      </w:r>
      <w:r w:rsidR="00D86B81" w:rsidRPr="003F49CE">
        <w:rPr>
          <w:rStyle w:val="LineNumber"/>
        </w:rPr>
        <w:fldChar w:fldCharType="begin"/>
      </w:r>
      <w:r w:rsidR="00D37DA5">
        <w:rPr>
          <w:rStyle w:val="LineNumber"/>
        </w:rPr>
        <w:instrText xml:space="preserve"> ADDIN EN.CITE &lt;EndNote&gt;&lt;Cite&gt;&lt;Author&gt;Neher&lt;/Author&gt;&lt;Year&gt;2016&lt;/Year&gt;&lt;IDText&gt;Prediction, dynamics, and visualization of antigenic phenotypes of seasonal influenza viruses&lt;/IDText&gt;&lt;DisplayText&gt;(19)&lt;/DisplayText&gt;&lt;record&gt;&lt;isbn&gt;0027-8424&lt;/isbn&gt;&lt;titles&gt;&lt;title&gt;Prediction,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86B81" w:rsidRPr="003F49CE">
        <w:rPr>
          <w:rStyle w:val="LineNumber"/>
        </w:rPr>
        <w:fldChar w:fldCharType="separate"/>
      </w:r>
      <w:r w:rsidR="00D37DA5">
        <w:rPr>
          <w:rStyle w:val="LineNumber"/>
          <w:noProof/>
        </w:rPr>
        <w:t>(19)</w:t>
      </w:r>
      <w:r w:rsidR="00D86B81" w:rsidRPr="003F49CE">
        <w:rPr>
          <w:rStyle w:val="LineNumber"/>
        </w:rPr>
        <w:fldChar w:fldCharType="end"/>
      </w:r>
      <w:r w:rsidR="00D86B81" w:rsidRPr="003F49CE">
        <w:rPr>
          <w:rStyle w:val="LineNumber"/>
        </w:rPr>
        <w:t>.</w:t>
      </w:r>
      <w:r w:rsidRPr="003F49CE">
        <w:rPr>
          <w:rStyle w:val="LineNumber"/>
        </w:rPr>
        <w:t xml:space="preserve"> </w:t>
      </w:r>
      <w:r>
        <w:rPr>
          <w:rStyle w:val="LineNumber"/>
        </w:rPr>
        <w:t>Empirical</w:t>
      </w:r>
      <w:r w:rsidRPr="003F49CE">
        <w:rPr>
          <w:rStyle w:val="LineNumber"/>
        </w:rPr>
        <w:t xml:space="preserve"> data has also shown that </w:t>
      </w:r>
      <w:r>
        <w:rPr>
          <w:rStyle w:val="LineNumber"/>
        </w:rPr>
        <w:t xml:space="preserve">certain </w:t>
      </w:r>
      <w:r w:rsidRPr="003F49CE">
        <w:rPr>
          <w:rStyle w:val="LineNumber"/>
        </w:rPr>
        <w:t xml:space="preserve">amino acid </w:t>
      </w:r>
      <w:r>
        <w:rPr>
          <w:rStyle w:val="LineNumber"/>
        </w:rPr>
        <w:t>mutations</w:t>
      </w:r>
      <w:r w:rsidRPr="003F49CE">
        <w:rPr>
          <w:rStyle w:val="LineNumber"/>
        </w:rPr>
        <w:t xml:space="preserve"> </w:t>
      </w:r>
      <w:r>
        <w:rPr>
          <w:rStyle w:val="LineNumber"/>
        </w:rPr>
        <w:t>have a disproportionate effect on</w:t>
      </w:r>
      <w:r w:rsidRPr="003F49CE">
        <w:rPr>
          <w:rStyle w:val="LineNumber"/>
        </w:rPr>
        <w:t xml:space="preserve"> antigenic change</w:t>
      </w:r>
      <w:r>
        <w:rPr>
          <w:rStyle w:val="LineNumber"/>
        </w:rPr>
        <w:t xml:space="preserve"> </w:t>
      </w:r>
      <w:r w:rsidRPr="003F49CE">
        <w:rPr>
          <w:rStyle w:val="LineNumber"/>
        </w:rPr>
        <w:t xml:space="preserve">based on the location of the amino acid in the protein structure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(13,15)</w:t>
      </w:r>
      <w:r w:rsidR="00D86B81" w:rsidRPr="003F49CE">
        <w:rPr>
          <w:rStyle w:val="LineNumber"/>
        </w:rPr>
        <w:fldChar w:fldCharType="end"/>
      </w:r>
      <w:r w:rsidR="00D86B81" w:rsidRPr="003F49CE">
        <w:rPr>
          <w:rStyle w:val="LineNumber"/>
        </w:rPr>
        <w:t>.</w:t>
      </w:r>
      <w:r>
        <w:rPr>
          <w:rStyle w:val="LineNumber"/>
        </w:rPr>
        <w:t xml:space="preserve"> Though there</w:t>
      </w:r>
      <w:r w:rsidRPr="003F49CE">
        <w:rPr>
          <w:rStyle w:val="LineNumber"/>
        </w:rPr>
        <w:t xml:space="preserve"> </w:t>
      </w:r>
      <w:r>
        <w:rPr>
          <w:rStyle w:val="LineNumber"/>
        </w:rPr>
        <w:t>are</w:t>
      </w:r>
      <w:r w:rsidRPr="003F49CE">
        <w:rPr>
          <w:rStyle w:val="LineNumber"/>
        </w:rPr>
        <w:t xml:space="preserve"> </w:t>
      </w:r>
      <w:r>
        <w:rPr>
          <w:rStyle w:val="LineNumber"/>
        </w:rPr>
        <w:t>relatively few antigenically characterized swine IAV</w:t>
      </w:r>
      <w:r w:rsidRPr="003F49CE">
        <w:rPr>
          <w:rStyle w:val="LineNumber"/>
        </w:rPr>
        <w:t xml:space="preserve"> </w:t>
      </w:r>
      <w:r>
        <w:rPr>
          <w:rStyle w:val="LineNumber"/>
        </w:rPr>
        <w:t xml:space="preserve">HA genes </w: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 </w:instrTex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EN.CITE.DATA </w:instrText>
      </w:r>
      <w:r w:rsidR="00182901">
        <w:rPr>
          <w:rStyle w:val="LineNumber"/>
        </w:rPr>
      </w:r>
      <w:r w:rsidR="00182901">
        <w:rPr>
          <w:rStyle w:val="LineNumber"/>
        </w:rPr>
        <w:fldChar w:fldCharType="end"/>
      </w:r>
      <w:r w:rsidR="00182901">
        <w:rPr>
          <w:rStyle w:val="LineNumber"/>
        </w:rPr>
      </w:r>
      <w:r w:rsidR="00182901">
        <w:rPr>
          <w:rStyle w:val="LineNumber"/>
        </w:rPr>
        <w:fldChar w:fldCharType="separate"/>
      </w:r>
      <w:r w:rsidR="00182901">
        <w:rPr>
          <w:rStyle w:val="LineNumber"/>
          <w:noProof/>
        </w:rPr>
        <w:t>(9,13)</w:t>
      </w:r>
      <w:r w:rsidR="00182901">
        <w:rPr>
          <w:rStyle w:val="LineNumber"/>
        </w:rPr>
        <w:fldChar w:fldCharType="end"/>
      </w:r>
      <w:r w:rsidR="006E15FE">
        <w:rPr>
          <w:rStyle w:val="LineNumber"/>
        </w:rPr>
        <w:t>,</w:t>
      </w:r>
      <w:r>
        <w:rPr>
          <w:rStyle w:val="LineNumber"/>
        </w:rPr>
        <w:t xml:space="preserve"> this empirical data may be used to e</w:t>
      </w:r>
      <w:r w:rsidRPr="003F49CE">
        <w:rPr>
          <w:rStyle w:val="LineNumber"/>
        </w:rPr>
        <w:t>stablish</w:t>
      </w:r>
      <w:r>
        <w:rPr>
          <w:rStyle w:val="LineNumber"/>
        </w:rPr>
        <w:t xml:space="preserve"> </w:t>
      </w:r>
      <w:r w:rsidRPr="003F49CE">
        <w:rPr>
          <w:rStyle w:val="LineNumber"/>
        </w:rPr>
        <w:t>antigenic distances between multiple IAV in swine</w:t>
      </w:r>
      <w:r>
        <w:rPr>
          <w:rStyle w:val="LineNumber"/>
        </w:rPr>
        <w:t>,</w:t>
      </w:r>
      <w:r w:rsidRPr="003F49CE">
        <w:rPr>
          <w:rStyle w:val="LineNumber"/>
        </w:rPr>
        <w:t xml:space="preserve"> </w:t>
      </w:r>
      <w:r>
        <w:rPr>
          <w:rStyle w:val="LineNumber"/>
        </w:rPr>
        <w:t>and be used to</w:t>
      </w:r>
      <w:r w:rsidRPr="003F49CE">
        <w:rPr>
          <w:rStyle w:val="LineNumber"/>
        </w:rPr>
        <w:t xml:space="preserve"> gain insight on the contribution of site-specific amino acid </w:t>
      </w:r>
      <w:r>
        <w:rPr>
          <w:rStyle w:val="LineNumber"/>
        </w:rPr>
        <w:t>mutations</w:t>
      </w:r>
      <w:r w:rsidRPr="003F49CE">
        <w:rPr>
          <w:rStyle w:val="LineNumber"/>
        </w:rPr>
        <w:t xml:space="preserve">. </w:t>
      </w:r>
      <w:r>
        <w:rPr>
          <w:rStyle w:val="LineNumber"/>
        </w:rPr>
        <w:t>These data can subsequently be used to a</w:t>
      </w:r>
      <w:r w:rsidRPr="003F49CE">
        <w:rPr>
          <w:rStyle w:val="LineNumber"/>
        </w:rPr>
        <w:t xml:space="preserve">ssign a level of importance to specific amino acid </w:t>
      </w:r>
      <w:r>
        <w:rPr>
          <w:rStyle w:val="LineNumber"/>
        </w:rPr>
        <w:t xml:space="preserve">mutations and be used to </w:t>
      </w:r>
      <w:r w:rsidRPr="003F49CE">
        <w:rPr>
          <w:rStyle w:val="LineNumber"/>
        </w:rPr>
        <w:t xml:space="preserve">predict antigenic </w:t>
      </w:r>
      <w:r>
        <w:rPr>
          <w:rStyle w:val="LineNumber"/>
        </w:rPr>
        <w:t xml:space="preserve">drift and the </w:t>
      </w:r>
      <w:r w:rsidRPr="003F49CE">
        <w:rPr>
          <w:rStyle w:val="LineNumber"/>
        </w:rPr>
        <w:t xml:space="preserve">biological </w:t>
      </w:r>
      <w:r>
        <w:rPr>
          <w:rStyle w:val="LineNumber"/>
        </w:rPr>
        <w:t xml:space="preserve">relevance of genetic diversity collected during surveillance programs. </w:t>
      </w:r>
    </w:p>
    <w:p w14:paraId="3B868F0E" w14:textId="5489D9E3" w:rsidR="002F1B6E" w:rsidRPr="003F49CE" w:rsidRDefault="002F1B6E" w:rsidP="00AE06C2">
      <w:pPr>
        <w:pStyle w:val="Body"/>
        <w:rPr>
          <w:rStyle w:val="LineNumber"/>
        </w:rPr>
      </w:pPr>
      <w:r>
        <w:rPr>
          <w:rStyle w:val="LineNumber"/>
        </w:rPr>
        <w:t>In this study</w:t>
      </w:r>
      <w:r w:rsidRPr="003F49CE">
        <w:rPr>
          <w:rStyle w:val="LineNumber"/>
        </w:rPr>
        <w:t xml:space="preserve">, machine learning methods were used to model the antigenic properties of IAV in swine and predict the antigenic </w:t>
      </w:r>
      <w:r>
        <w:rPr>
          <w:rStyle w:val="LineNumber"/>
        </w:rPr>
        <w:t>distance</w:t>
      </w:r>
      <w:r w:rsidRPr="003F49CE">
        <w:rPr>
          <w:rStyle w:val="LineNumber"/>
        </w:rPr>
        <w:t xml:space="preserve"> between different strains</w:t>
      </w:r>
      <w:r>
        <w:rPr>
          <w:rStyle w:val="LineNumber"/>
        </w:rPr>
        <w:t xml:space="preserve"> using HA sequences</w:t>
      </w:r>
      <w:r w:rsidRPr="003F49CE">
        <w:rPr>
          <w:rStyle w:val="LineNumber"/>
        </w:rPr>
        <w:t>.</w:t>
      </w:r>
      <w:r>
        <w:rPr>
          <w:rStyle w:val="LineNumber"/>
        </w:rPr>
        <w:t xml:space="preserve"> M</w:t>
      </w:r>
      <w:r w:rsidRPr="003F49CE">
        <w:rPr>
          <w:rStyle w:val="LineNumber"/>
        </w:rPr>
        <w:t>odelling methods</w:t>
      </w:r>
      <w:r>
        <w:rPr>
          <w:rStyle w:val="LineNumber"/>
        </w:rPr>
        <w:t>, such as the ones we present</w:t>
      </w:r>
      <w:r w:rsidRPr="003F49CE">
        <w:rPr>
          <w:rStyle w:val="LineNumber"/>
        </w:rPr>
        <w:t xml:space="preserve">, </w:t>
      </w:r>
      <w:r>
        <w:rPr>
          <w:rStyle w:val="LineNumber"/>
        </w:rPr>
        <w:t xml:space="preserve">are able to </w:t>
      </w:r>
      <w:r w:rsidR="00982D3A">
        <w:rPr>
          <w:rStyle w:val="LineNumber"/>
        </w:rPr>
        <w:t xml:space="preserve">overcome </w:t>
      </w:r>
      <w:r>
        <w:rPr>
          <w:rStyle w:val="LineNumber"/>
        </w:rPr>
        <w:t xml:space="preserve">the prohibitive costs and logistical challenges associated with </w:t>
      </w:r>
      <w:r w:rsidR="00982D3A">
        <w:rPr>
          <w:rStyle w:val="LineNumber"/>
        </w:rPr>
        <w:t xml:space="preserve">large scale </w:t>
      </w:r>
      <w:r>
        <w:rPr>
          <w:rStyle w:val="LineNumber"/>
        </w:rPr>
        <w:t xml:space="preserve">phenotypic characterization. These data can be used in combination with in-field surveillance platforms </w:t>
      </w:r>
      <w:r w:rsidR="00914D13">
        <w:rPr>
          <w:rStyle w:val="LineNumber"/>
        </w:rPr>
        <w:fldChar w:fldCharType="begin"/>
      </w:r>
      <w:r w:rsidR="00914D13">
        <w:rPr>
          <w:rStyle w:val="LineNumber"/>
        </w:rPr>
        <w:instrText xml:space="preserve"> ADDIN EN.CITE &lt;EndNote&gt;&lt;Cite&gt;&lt;Author&gt;Eisler&lt;/Author&gt;&lt;Year&gt;2020&lt;/Year&gt;&lt;IDText&gt;Influenza Classification Suite: An automated Galaxy workflow for rapid influenza sequence analysis&lt;/IDText&gt;&lt;DisplayText&gt;(20)&lt;/DisplayText&gt;&lt;record&gt;&lt;isbn&gt;1750-2640&lt;/isbn&gt;&lt;titles&gt;&lt;title&gt;Influenza Classification Suite: An automated Galaxy workflow for rapid influenza sequence analysis&lt;/title&gt;&lt;secondary-title&gt;Influenza and Other Respiratory Viruses&lt;/secondary-title&gt;&lt;/titles&gt;&lt;pages&gt;358-362&lt;/pages&gt;&lt;number&gt;3&lt;/number&gt;&lt;contributors&gt;&lt;authors&gt;&lt;author&gt;Eisler, Diane&lt;/author&gt;&lt;author&gt;Fornika, Dan&lt;/author&gt;&lt;author&gt;Tindale, Lauren C&lt;/author&gt;&lt;author&gt;Chan, Tracy&lt;/author&gt;&lt;author&gt;Sabaiduc, Suzana&lt;/author&gt;&lt;author&gt;Hickman, Rebecca&lt;/author&gt;&lt;author&gt;Chambers, Catharine&lt;/author&gt;&lt;author&gt;Krajden, Mel&lt;/author&gt;&lt;author&gt;Skowronski, Danuta M&lt;/author&gt;&lt;author&gt;Jassem, Agatha&lt;/author&gt;&lt;/authors&gt;&lt;/contributors&gt;&lt;added-date format="utc"&gt;1591918465&lt;/added-date&gt;&lt;ref-type name="Journal Article"&gt;17&lt;/ref-type&gt;&lt;dates&gt;&lt;year&gt;2020&lt;/year&gt;&lt;/dates&gt;&lt;rec-number&gt;1101&lt;/rec-number&gt;&lt;last-updated-date format="utc"&gt;1591918465&lt;/last-updated-date&gt;&lt;volume&gt;14&lt;/volume&gt;&lt;/record&gt;&lt;/Cite&gt;&lt;/EndNote&gt;</w:instrText>
      </w:r>
      <w:r w:rsidR="00914D13">
        <w:rPr>
          <w:rStyle w:val="LineNumber"/>
        </w:rPr>
        <w:fldChar w:fldCharType="separate"/>
      </w:r>
      <w:r w:rsidR="00914D13">
        <w:rPr>
          <w:rStyle w:val="LineNumber"/>
          <w:noProof/>
        </w:rPr>
        <w:t>(20)</w:t>
      </w:r>
      <w:r w:rsidR="00914D13">
        <w:rPr>
          <w:rStyle w:val="LineNumber"/>
        </w:rPr>
        <w:fldChar w:fldCharType="end"/>
      </w:r>
      <w:r>
        <w:rPr>
          <w:rStyle w:val="LineNumber"/>
        </w:rPr>
        <w:t xml:space="preserve"> as an approach for the early</w:t>
      </w:r>
      <w:r w:rsidRPr="003F49CE">
        <w:rPr>
          <w:rStyle w:val="LineNumber"/>
        </w:rPr>
        <w:t xml:space="preserve"> detection of antigenic variants</w:t>
      </w:r>
      <w:r>
        <w:rPr>
          <w:rStyle w:val="LineNumber"/>
        </w:rPr>
        <w:t xml:space="preserve"> and novel viruses</w:t>
      </w:r>
      <w:r w:rsidRPr="003F49CE">
        <w:rPr>
          <w:rStyle w:val="LineNumber"/>
        </w:rPr>
        <w:t>.</w:t>
      </w:r>
      <w:r>
        <w:rPr>
          <w:rStyle w:val="LineNumber"/>
        </w:rPr>
        <w:t xml:space="preserve"> </w:t>
      </w:r>
      <w:r w:rsidRPr="003F49CE">
        <w:rPr>
          <w:rStyle w:val="LineNumber"/>
        </w:rPr>
        <w:t>Additionally, th</w:t>
      </w:r>
      <w:r>
        <w:rPr>
          <w:rStyle w:val="LineNumber"/>
        </w:rPr>
        <w:t>ese algorithms</w:t>
      </w:r>
      <w:r w:rsidRPr="003F49CE">
        <w:rPr>
          <w:rStyle w:val="LineNumber"/>
        </w:rPr>
        <w:t xml:space="preserve"> </w:t>
      </w:r>
      <w:r>
        <w:rPr>
          <w:rStyle w:val="LineNumber"/>
        </w:rPr>
        <w:t xml:space="preserve">can be disseminated to swine practitioners in analytical pipelines </w:t>
      </w:r>
      <w:r w:rsidR="003601B9">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601B9">
        <w:rPr>
          <w:rStyle w:val="LineNumber"/>
        </w:rPr>
      </w:r>
      <w:r w:rsidR="003601B9">
        <w:rPr>
          <w:rStyle w:val="LineNumber"/>
        </w:rPr>
        <w:fldChar w:fldCharType="separate"/>
      </w:r>
      <w:r w:rsidR="00914D13">
        <w:rPr>
          <w:rStyle w:val="LineNumber"/>
          <w:noProof/>
        </w:rPr>
        <w:t>(11,20,21)</w:t>
      </w:r>
      <w:r w:rsidR="003601B9">
        <w:rPr>
          <w:rStyle w:val="LineNumber"/>
        </w:rPr>
        <w:fldChar w:fldCharType="end"/>
      </w:r>
      <w:r>
        <w:rPr>
          <w:rStyle w:val="LineNumber"/>
        </w:rPr>
        <w:t xml:space="preserve"> to facilitate the rational design of vaccines that include</w:t>
      </w:r>
      <w:r w:rsidRPr="003F49CE">
        <w:rPr>
          <w:rStyle w:val="LineNumber"/>
        </w:rPr>
        <w:t xml:space="preserve"> antigen</w:t>
      </w:r>
      <w:r>
        <w:rPr>
          <w:rStyle w:val="LineNumber"/>
        </w:rPr>
        <w:t>s that</w:t>
      </w:r>
      <w:r w:rsidRPr="003F49CE">
        <w:rPr>
          <w:rStyle w:val="LineNumber"/>
        </w:rPr>
        <w:t xml:space="preserve"> will</w:t>
      </w:r>
      <w:r>
        <w:rPr>
          <w:rStyle w:val="LineNumber"/>
        </w:rPr>
        <w:t xml:space="preserve"> likely</w:t>
      </w:r>
      <w:r w:rsidRPr="003F49CE">
        <w:rPr>
          <w:rStyle w:val="LineNumber"/>
        </w:rPr>
        <w:t xml:space="preserve"> protect against the </w:t>
      </w:r>
      <w:r>
        <w:rPr>
          <w:rStyle w:val="LineNumber"/>
        </w:rPr>
        <w:t>circulating IAV</w:t>
      </w:r>
      <w:r w:rsidRPr="003F49CE">
        <w:rPr>
          <w:rStyle w:val="LineNumber"/>
        </w:rPr>
        <w:t xml:space="preserve"> strains. </w:t>
      </w:r>
      <w:r>
        <w:rPr>
          <w:rStyle w:val="LineNumber"/>
        </w:rPr>
        <w:t xml:space="preserve">Understanding how genetic diversity, and which amino acids within the HA gene are the most important, can allow for the simulation of the antigenic evolution of swine IAV and make predictions about the persistence and circulation of future IAV strains. </w:t>
      </w:r>
    </w:p>
    <w:p w14:paraId="342AEADF" w14:textId="77777777" w:rsidR="002F1B6E" w:rsidRPr="00F7138C" w:rsidRDefault="002F1B6E" w:rsidP="00FA18F4">
      <w:pPr>
        <w:pStyle w:val="Heading2"/>
        <w:rPr>
          <w:rStyle w:val="LineNumber"/>
          <w:szCs w:val="22"/>
        </w:rPr>
      </w:pPr>
      <w:bookmarkStart w:id="2" w:name="_Toc42867265"/>
      <w:r w:rsidRPr="00F7138C">
        <w:rPr>
          <w:rStyle w:val="LineNumber"/>
          <w:szCs w:val="22"/>
        </w:rPr>
        <w:t>MATERIAL AND METHODS</w:t>
      </w:r>
      <w:bookmarkEnd w:id="2"/>
    </w:p>
    <w:p w14:paraId="6D813E3B" w14:textId="77777777" w:rsidR="002F1B6E" w:rsidRPr="003F49CE" w:rsidRDefault="002F1B6E" w:rsidP="00FA18F4">
      <w:pPr>
        <w:pStyle w:val="Heading3"/>
        <w:rPr>
          <w:rStyle w:val="LineNumber"/>
        </w:rPr>
      </w:pPr>
      <w:bookmarkStart w:id="3" w:name="_Toc42867266"/>
      <w:r>
        <w:rPr>
          <w:rStyle w:val="LineNumber"/>
        </w:rPr>
        <w:t>The swine IAV H3</w:t>
      </w:r>
      <w:r w:rsidRPr="003F49CE">
        <w:rPr>
          <w:rStyle w:val="LineNumber"/>
        </w:rPr>
        <w:t xml:space="preserve"> antigenic </w:t>
      </w:r>
      <w:r>
        <w:rPr>
          <w:rStyle w:val="LineNumber"/>
        </w:rPr>
        <w:t xml:space="preserve">reference </w:t>
      </w:r>
      <w:r w:rsidRPr="003F49CE">
        <w:rPr>
          <w:rStyle w:val="LineNumber"/>
        </w:rPr>
        <w:t>dataset</w:t>
      </w:r>
      <w:bookmarkEnd w:id="3"/>
    </w:p>
    <w:p w14:paraId="123D59BE" w14:textId="7DE89165" w:rsidR="002F1B6E" w:rsidRDefault="002F1B6E" w:rsidP="00FA18F4">
      <w:pPr>
        <w:pStyle w:val="Body"/>
        <w:rPr>
          <w:rStyle w:val="LineNumber"/>
        </w:rPr>
      </w:pPr>
      <w:r w:rsidRPr="003F49CE">
        <w:rPr>
          <w:rStyle w:val="LineNumber"/>
        </w:rPr>
        <w:t xml:space="preserve">The antigenic properties of two influenza viruses can be quantitatively compared using a hemagglutination inhibition (HI) assay. The assay is based on the ability of the hemagglutinin to agglutinate red blood cells, which express sialic acid on their cell surface </w:t>
      </w:r>
      <w:r w:rsidR="00C15662"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Virus&lt;/IDText&gt;&lt;DisplayText&gt;(22,23)&lt;/DisplayText&gt;&lt;record&gt;&lt;isbn&gt;1493907581&lt;/isbn&gt;&lt;titles&gt;&lt;title&gt;Hemagglutination-Inhibition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Erica&lt;/author&gt;&lt;/secondary-authors&gt;&lt;/contributors&gt;&lt;/record&gt;&lt;/Cite&gt;&lt;Cite&gt;&lt;Author&gt;Kitikoon&lt;/Author&gt;&lt;Year&gt;2014&lt;/Year&gt;&lt;IDText&gt;Hemagglutinin inhibition assay with swine sera&lt;/IDText&gt;&lt;record&gt;&lt;titles&gt;&lt;title&gt;Hemagglutinin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15662" w:rsidRPr="003F49CE">
        <w:rPr>
          <w:rStyle w:val="LineNumber"/>
        </w:rPr>
        <w:fldChar w:fldCharType="separate"/>
      </w:r>
      <w:r w:rsidR="00914D13">
        <w:rPr>
          <w:rStyle w:val="LineNumber"/>
          <w:noProof/>
        </w:rPr>
        <w:t>(22,23)</w:t>
      </w:r>
      <w:r w:rsidR="00C15662" w:rsidRPr="003F49CE">
        <w:rPr>
          <w:rStyle w:val="LineNumber"/>
        </w:rPr>
        <w:fldChar w:fldCharType="end"/>
      </w:r>
      <w:r w:rsidR="00C15662" w:rsidRPr="003F49CE">
        <w:rPr>
          <w:rStyle w:val="LineNumber"/>
        </w:rPr>
        <w:t>.</w:t>
      </w:r>
      <w:r w:rsidRPr="003F49CE">
        <w:rPr>
          <w:rStyle w:val="LineNumber"/>
        </w:rPr>
        <w:t xml:space="preserve"> The HI antibodies </w:t>
      </w:r>
      <w:r w:rsidRPr="003F49CE">
        <w:rPr>
          <w:rStyle w:val="LineNumber"/>
        </w:rPr>
        <w:lastRenderedPageBreak/>
        <w:t xml:space="preserve">raised against a homologous IAV can block the agglutination of red blood cells, even at low concentrations. Genetically different viruses often need a higher concentration of HI antibodies to prevent agglutination compared to the homologous titer. Comparing the antigenic distance between two viruses is calculated by distance </w:t>
      </w:r>
      <m:oMath>
        <m:sSub>
          <m:sSubPr>
            <m:ctrlPr>
              <w:rPr>
                <w:rStyle w:val="LineNumber"/>
                <w:rFonts w:ascii="Cambria Math" w:hAnsi="Cambria Math"/>
              </w:rPr>
            </m:ctrlPr>
          </m:sSubPr>
          <m:e>
            <m:r>
              <w:rPr>
                <w:rStyle w:val="LineNumber"/>
                <w:rFonts w:ascii="Cambria Math" w:hAnsi="Cambria Math"/>
              </w:rPr>
              <m:t>D</m:t>
            </m:r>
          </m:e>
          <m:sub>
            <m:r>
              <w:rPr>
                <w:rStyle w:val="LineNumber"/>
                <w:rFonts w:ascii="Cambria Math" w:hAnsi="Cambria Math"/>
              </w:rPr>
              <m:t>ij</m:t>
            </m:r>
          </m:sub>
        </m:sSub>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jj</m:t>
                    </m:r>
                  </m:sub>
                </m:sSub>
              </m:e>
            </m:d>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ij</m:t>
                        </m:r>
                      </m:sub>
                    </m:sSub>
                  </m:e>
                </m:d>
              </m:e>
            </m:func>
          </m:e>
        </m:func>
      </m:oMath>
      <w:r w:rsidRPr="003F49CE">
        <w:rPr>
          <w:rStyle w:val="LineNumber"/>
        </w:rPr>
        <w:t>, representing a two-fold loss in HI ant</w:t>
      </w:r>
      <w:proofErr w:type="spellStart"/>
      <w:r w:rsidRPr="003F49CE">
        <w:rPr>
          <w:rStyle w:val="LineNumber"/>
        </w:rPr>
        <w:t>ibody</w:t>
      </w:r>
      <w:proofErr w:type="spellEnd"/>
      <w:r w:rsidRPr="003F49CE">
        <w:rPr>
          <w:rStyle w:val="LineNumber"/>
        </w:rPr>
        <w:t xml:space="preserve"> cross-reactivity between the homologous and heterologous HI antibody titers </w:t>
      </w:r>
      <w:r w:rsidR="00C15662"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C15662" w:rsidRPr="003F49CE">
        <w:rPr>
          <w:rStyle w:val="LineNumber"/>
        </w:rPr>
        <w:fldChar w:fldCharType="separate"/>
      </w:r>
      <w:r w:rsidR="00914D13">
        <w:rPr>
          <w:rStyle w:val="LineNumber"/>
          <w:noProof/>
        </w:rPr>
        <w:t>(24)</w:t>
      </w:r>
      <w:r w:rsidR="00C15662" w:rsidRPr="003F49CE">
        <w:rPr>
          <w:rStyle w:val="LineNumber"/>
        </w:rPr>
        <w:fldChar w:fldCharType="end"/>
      </w:r>
      <w:r w:rsidRPr="003F49CE">
        <w:rPr>
          <w:rStyle w:val="LineNumber"/>
        </w:rPr>
        <w:t xml:space="preserve">. </w:t>
      </w:r>
      <w:r>
        <w:rPr>
          <w:rStyle w:val="LineNumber"/>
        </w:rPr>
        <w:t>These data have traditionally</w:t>
      </w:r>
      <w:r w:rsidR="00003DC0">
        <w:rPr>
          <w:rStyle w:val="LineNumber"/>
        </w:rPr>
        <w:t xml:space="preserve"> </w:t>
      </w:r>
      <w:r>
        <w:rPr>
          <w:rStyle w:val="LineNumber"/>
        </w:rPr>
        <w:t>been used to generate p</w:t>
      </w:r>
      <w:r w:rsidRPr="003F49CE">
        <w:rPr>
          <w:rStyle w:val="LineNumber"/>
        </w:rPr>
        <w:t xml:space="preserve">airwise antigenic distances between IAV in swine </w:t>
      </w:r>
      <w:r>
        <w:rPr>
          <w:rStyle w:val="LineNumber"/>
        </w:rPr>
        <w:t xml:space="preserve">that is then </w:t>
      </w:r>
      <w:r w:rsidRPr="003F49CE">
        <w:rPr>
          <w:rStyle w:val="LineNumber"/>
        </w:rPr>
        <w:t xml:space="preserve">visualized using multidimensional scaling to form an antigenic map </w:t>
      </w:r>
      <w:r w:rsidR="00C15662"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C15662" w:rsidRPr="003F49CE">
        <w:rPr>
          <w:rStyle w:val="LineNumber"/>
        </w:rPr>
      </w:r>
      <w:r w:rsidR="00C15662" w:rsidRPr="003F49CE">
        <w:rPr>
          <w:rStyle w:val="LineNumber"/>
        </w:rPr>
        <w:fldChar w:fldCharType="separate"/>
      </w:r>
      <w:r w:rsidR="00914D13">
        <w:rPr>
          <w:rStyle w:val="LineNumber"/>
          <w:noProof/>
        </w:rPr>
        <w:t>(9,25,26)</w:t>
      </w:r>
      <w:r w:rsidR="00C15662" w:rsidRPr="003F49CE">
        <w:rPr>
          <w:rStyle w:val="LineNumber"/>
        </w:rPr>
        <w:fldChar w:fldCharType="end"/>
      </w:r>
      <w:r w:rsidR="00C15662" w:rsidRPr="003F49CE">
        <w:rPr>
          <w:rStyle w:val="LineNumber"/>
        </w:rPr>
        <w:t>.</w:t>
      </w:r>
    </w:p>
    <w:p w14:paraId="56A88EAF" w14:textId="1D7FB1C9" w:rsidR="002F1B6E" w:rsidRPr="003F49CE" w:rsidRDefault="008313A4" w:rsidP="00FA18F4">
      <w:pPr>
        <w:pStyle w:val="Body"/>
        <w:rPr>
          <w:rStyle w:val="LineNumber"/>
        </w:rPr>
      </w:pPr>
      <w:r>
        <w:rPr>
          <w:rStyle w:val="LineNumber"/>
        </w:rPr>
        <w:t>The</w:t>
      </w:r>
      <w:r w:rsidR="002F1B6E" w:rsidRPr="003F49CE">
        <w:rPr>
          <w:rStyle w:val="LineNumber"/>
        </w:rPr>
        <w:t xml:space="preserve"> HI titers were collected from prior </w:t>
      </w:r>
      <w:r w:rsidR="002F1B6E">
        <w:rPr>
          <w:rStyle w:val="LineNumber"/>
        </w:rPr>
        <w:t xml:space="preserve">swine H3 HA </w:t>
      </w:r>
      <w:r w:rsidR="002F1B6E" w:rsidRPr="003F49CE">
        <w:rPr>
          <w:rStyle w:val="LineNumber"/>
        </w:rPr>
        <w:t xml:space="preserve">virus characterization studies </w:t>
      </w:r>
      <w:r w:rsidR="002F1B6E">
        <w:rPr>
          <w:rStyle w:val="LineNumber"/>
        </w:rPr>
        <w:t>that used</w:t>
      </w:r>
      <w:r w:rsidR="002F1B6E" w:rsidRPr="003F49CE">
        <w:rPr>
          <w:rStyle w:val="LineNumber"/>
        </w:rPr>
        <w:t xml:space="preserve"> HI assay</w:t>
      </w:r>
      <w:r w:rsidR="002F1B6E">
        <w:rPr>
          <w:rStyle w:val="LineNumber"/>
        </w:rPr>
        <w:t>s</w:t>
      </w:r>
      <w:r w:rsidR="002F1B6E" w:rsidRPr="003F49CE">
        <w:rPr>
          <w:rStyle w:val="LineNumber"/>
        </w:rPr>
        <w:t xml:space="preserve"> </w:t>
      </w:r>
      <w:r w:rsidR="00623614" w:rsidRPr="003F49CE">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623614" w:rsidRPr="003F49CE">
        <w:rPr>
          <w:rStyle w:val="LineNumber"/>
        </w:rPr>
      </w:r>
      <w:r w:rsidR="00623614" w:rsidRPr="003F49CE">
        <w:rPr>
          <w:rStyle w:val="LineNumber"/>
        </w:rPr>
        <w:fldChar w:fldCharType="separate"/>
      </w:r>
      <w:r w:rsidR="00914D13">
        <w:rPr>
          <w:rStyle w:val="LineNumber"/>
          <w:noProof/>
        </w:rPr>
        <w:t>(23,27,28)</w:t>
      </w:r>
      <w:r w:rsidR="00623614" w:rsidRPr="003F49CE">
        <w:rPr>
          <w:rStyle w:val="LineNumber"/>
        </w:rPr>
        <w:fldChar w:fldCharType="end"/>
      </w:r>
      <w:r w:rsidR="00623614" w:rsidRPr="003F49CE">
        <w:rPr>
          <w:rStyle w:val="LineNumber"/>
        </w:rPr>
        <w:t>.</w:t>
      </w:r>
      <w:r w:rsidR="002F1B6E" w:rsidRPr="003F49CE">
        <w:rPr>
          <w:rStyle w:val="LineNumber"/>
        </w:rPr>
        <w:t xml:space="preserve"> The HI titers from new IAV selected as reference strains were collected to expand the dataset using methods described in prior literature, totaling 128 reference antigens tested against 47 reference antisera in various combinations from combined experiments </w:t>
      </w:r>
      <w:r w:rsidR="00FF5D01"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Erica&lt;/author&gt;&lt;/secondary-authors&gt;&lt;/contributors&gt;&lt;/record&gt;&lt;/Cite&gt;&lt;/EndNote&gt;</w:instrText>
      </w:r>
      <w:r w:rsidR="00FF5D01" w:rsidRPr="003F49CE">
        <w:rPr>
          <w:rStyle w:val="LineNumber"/>
        </w:rPr>
        <w:fldChar w:fldCharType="separate"/>
      </w:r>
      <w:r w:rsidR="00914D13">
        <w:rPr>
          <w:rStyle w:val="LineNumber"/>
          <w:noProof/>
        </w:rPr>
        <w:t>(22)</w:t>
      </w:r>
      <w:r w:rsidR="00FF5D01" w:rsidRPr="003F49CE">
        <w:rPr>
          <w:rStyle w:val="LineNumber"/>
        </w:rPr>
        <w:fldChar w:fldCharType="end"/>
      </w:r>
      <w:r w:rsidR="00853F5E" w:rsidRPr="003F49CE">
        <w:rPr>
          <w:rStyle w:val="LineNumber"/>
        </w:rPr>
        <w:t>.</w:t>
      </w:r>
      <w:r w:rsidR="002F1B6E" w:rsidRPr="003F49CE">
        <w:rPr>
          <w:rStyle w:val="LineNumber"/>
        </w:rPr>
        <w:t xml:space="preserve"> Distances between available HI titers were calculated</w:t>
      </w:r>
      <w:r w:rsidR="002F1B6E">
        <w:rPr>
          <w:rStyle w:val="LineNumber"/>
        </w:rPr>
        <w:t xml:space="preserve"> </w:t>
      </w:r>
      <w:r w:rsidR="002F1B6E" w:rsidRPr="003F49CE">
        <w:rPr>
          <w:rStyle w:val="LineNumber"/>
        </w:rPr>
        <w:t xml:space="preserve">by subtracting the log2 of the heterologous titer from the log2 of the homologous titer </w:t>
      </w:r>
      <w:r w:rsidR="005D4C04"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5D4C04" w:rsidRPr="003F49CE">
        <w:rPr>
          <w:rStyle w:val="LineNumber"/>
        </w:rPr>
        <w:fldChar w:fldCharType="separate"/>
      </w:r>
      <w:r w:rsidR="00914D13">
        <w:rPr>
          <w:rStyle w:val="LineNumber"/>
          <w:noProof/>
        </w:rPr>
        <w:t>(24)</w:t>
      </w:r>
      <w:r w:rsidR="005D4C04" w:rsidRPr="003F49CE">
        <w:rPr>
          <w:rStyle w:val="LineNumber"/>
        </w:rPr>
        <w:fldChar w:fldCharType="end"/>
      </w:r>
      <w:r w:rsidR="00956BBB" w:rsidRPr="003F49CE">
        <w:rPr>
          <w:rStyle w:val="LineNumber"/>
        </w:rPr>
        <w:t>.</w:t>
      </w:r>
      <w:r w:rsidR="002F1B6E" w:rsidRPr="003F49CE">
        <w:rPr>
          <w:rStyle w:val="LineNumber"/>
        </w:rPr>
        <w:t xml:space="preserve"> Distances corresponding to the same antigen-antiserum pair were </w:t>
      </w:r>
      <w:del w:id="4" w:author="Zeller, Michael A [V MPM]" w:date="2020-08-05T16:36:00Z">
        <w:r w:rsidR="002F1B6E" w:rsidRPr="003F49CE" w:rsidDel="00724F97">
          <w:rPr>
            <w:rStyle w:val="LineNumber"/>
          </w:rPr>
          <w:delText>averaged.</w:delText>
        </w:r>
      </w:del>
      <w:ins w:id="5" w:author="Zeller, Michael A [V MPM]" w:date="2020-08-05T16:36:00Z">
        <w:r w:rsidR="00724F97">
          <w:rPr>
            <w:rStyle w:val="LineNumber"/>
          </w:rPr>
          <w:t>calculated as the log2 of the geometric mean.</w:t>
        </w:r>
      </w:ins>
    </w:p>
    <w:p w14:paraId="1B76C66A" w14:textId="77777777" w:rsidR="002F1B6E" w:rsidRPr="003F49CE" w:rsidRDefault="002F1B6E" w:rsidP="00FA18F4">
      <w:pPr>
        <w:pStyle w:val="Heading3"/>
        <w:rPr>
          <w:rStyle w:val="LineNumber"/>
        </w:rPr>
      </w:pPr>
      <w:bookmarkStart w:id="6" w:name="_Toc42867267"/>
      <w:r w:rsidRPr="003F49CE">
        <w:rPr>
          <w:rStyle w:val="LineNumber"/>
        </w:rPr>
        <w:t>Training and validation of machine learning regression models</w:t>
      </w:r>
      <w:bookmarkEnd w:id="6"/>
    </w:p>
    <w:p w14:paraId="36A68722" w14:textId="59B63FC3" w:rsidR="002F1B6E" w:rsidRPr="003F49CE" w:rsidRDefault="002F1B6E" w:rsidP="00FA18F4">
      <w:pPr>
        <w:pStyle w:val="Body"/>
        <w:rPr>
          <w:rStyle w:val="LineNumber"/>
        </w:rPr>
      </w:pPr>
      <w:r w:rsidRPr="003F49CE">
        <w:rPr>
          <w:rStyle w:val="LineNumber"/>
        </w:rPr>
        <w:t xml:space="preserve">Full length HA amino acid sequences for each antigen represented in the dataset were aligned using MAFFT v7.311 </w:t>
      </w:r>
      <w:r w:rsidR="003D21ED"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3D21ED" w:rsidRPr="003F49CE">
        <w:rPr>
          <w:rStyle w:val="LineNumber"/>
        </w:rPr>
        <w:fldChar w:fldCharType="separate"/>
      </w:r>
      <w:r w:rsidR="00914D13">
        <w:rPr>
          <w:rStyle w:val="LineNumber"/>
          <w:noProof/>
        </w:rPr>
        <w:t>(29)</w:t>
      </w:r>
      <w:r w:rsidR="003D21ED" w:rsidRPr="003F49CE">
        <w:rPr>
          <w:rStyle w:val="LineNumber"/>
        </w:rPr>
        <w:fldChar w:fldCharType="end"/>
      </w:r>
      <w:r>
        <w:rPr>
          <w:rStyle w:val="LineNumber"/>
        </w:rPr>
        <w:t xml:space="preserve"> and then </w:t>
      </w:r>
      <w:r w:rsidRPr="003F49CE">
        <w:rPr>
          <w:rStyle w:val="LineNumber"/>
        </w:rPr>
        <w:t xml:space="preserve">trimmed to </w:t>
      </w:r>
      <w:r>
        <w:rPr>
          <w:rStyle w:val="LineNumber"/>
        </w:rPr>
        <w:t>the HA1 domain (</w:t>
      </w:r>
      <w:r w:rsidRPr="003F49CE">
        <w:rPr>
          <w:rStyle w:val="LineNumber"/>
        </w:rPr>
        <w:t>amino acids 1-329 using the H3 HA numbering with the signal peptide removed</w:t>
      </w:r>
      <w:r>
        <w:rPr>
          <w:rStyle w:val="LineNumber"/>
        </w:rPr>
        <w:t>) for subsequent analyses</w:t>
      </w:r>
      <w:r w:rsidRPr="003F49CE">
        <w:rPr>
          <w:rStyle w:val="LineNumber"/>
        </w:rPr>
        <w:t xml:space="preserve">. </w:t>
      </w:r>
      <w:r>
        <w:rPr>
          <w:rStyle w:val="LineNumber"/>
        </w:rPr>
        <w:t>P</w:t>
      </w:r>
      <w:r w:rsidRPr="003F49CE">
        <w:rPr>
          <w:rStyle w:val="LineNumber"/>
        </w:rPr>
        <w:t xml:space="preserve">ercent amino acid difference (100% - amino acid identity) was calculated between each HA pair for all combinations of sequences. Specific amino acid substitutions were not weighted </w:t>
      </w:r>
      <w:r>
        <w:rPr>
          <w:rStyle w:val="LineNumber"/>
        </w:rPr>
        <w:t xml:space="preserve">to minimize model assumptions, and prior research in human IAV has suggested that these approaches may </w:t>
      </w:r>
      <w:r w:rsidRPr="003F49CE">
        <w:rPr>
          <w:rStyle w:val="LineNumber"/>
        </w:rPr>
        <w:t xml:space="preserve">add noise to </w:t>
      </w:r>
      <w:r>
        <w:rPr>
          <w:rStyle w:val="LineNumber"/>
        </w:rPr>
        <w:t xml:space="preserve">analysis </w:t>
      </w:r>
      <w:r w:rsidR="003D21ED" w:rsidRPr="003F49CE">
        <w:rPr>
          <w:rStyle w:val="LineNumber"/>
        </w:rPr>
        <w:fldChar w:fldCharType="begin"/>
      </w:r>
      <w:r w:rsidR="00914D13">
        <w:rPr>
          <w:rStyle w:val="LineNumber"/>
        </w:rPr>
        <w:instrText xml:space="preserve"> ADDIN EN.CITE &lt;EndNote&gt;&lt;Cite&gt;&lt;Author&gt;Bedford&lt;/Author&gt;&lt;Year&gt;2014&lt;/Year&gt;&lt;IDText&gt;Integrating influenza antigenic dynamics with molecular evolution&lt;/IDText&gt;&lt;DisplayText&gt;(30,31)&lt;/DisplayText&gt;&lt;record&gt;&lt;titles&gt;&lt;title&gt;Integrating influenza antigenic dynamics with molecular evolution&lt;/title&gt;&lt;secondary-title&gt;Elife&lt;/secondary-title&gt;&lt;/titles&gt;&lt;contributors&gt;&lt;authors&gt;&lt;author&gt;Bedford, Trevor&lt;/author&gt;&lt;author&gt;Suchard, Marc A&lt;/author&gt;&lt;author&gt;Lemey, Philippe&lt;/author&gt;&lt;author&gt;Dudas, Gytis&lt;/author&gt;&lt;author&gt;Gregory, Victoria&lt;/author&gt;&lt;author&gt;Hay, Alan J&lt;/author&gt;&lt;author&gt;McCauley, John W&lt;/author&gt;&lt;author&gt;Russell, Colin A&lt;/author&gt;&lt;author&gt;Smith, Derek J&lt;/author&gt;&lt;author&gt;Rambaut, Andrew&lt;/author&gt;&lt;/authors&gt;&lt;/contributors&gt;&lt;added-date format="utc"&gt;1517395258&lt;/added-date&gt;&lt;ref-type name="Journal Article"&gt;17&lt;/ref-type&gt;&lt;dates&gt;&lt;year&gt;2014&lt;/year&gt;&lt;/dates&gt;&lt;rec-number&gt;450&lt;/rec-number&gt;&lt;last-updated-date format="utc"&gt;1517395258&lt;/last-updated-date&gt;&lt;volume&gt;3&lt;/volume&gt;&lt;/record&gt;&lt;/Cite&gt;&lt;Cite&gt;&lt;Author&gt;Yao&lt;/Author&gt;&lt;Year&gt;2017&lt;/Year&gt;&lt;IDText&gt;Predicting influenza antigenicity from Hemagglutintin sequence data based on a joint random forest method&lt;/IDText&gt;&lt;record&gt;&lt;isbn&gt;2045-2322&lt;/isbn&gt;&lt;titles&gt;&lt;title&gt;Predicting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3D21ED" w:rsidRPr="003F49CE">
        <w:rPr>
          <w:rStyle w:val="LineNumber"/>
        </w:rPr>
        <w:fldChar w:fldCharType="separate"/>
      </w:r>
      <w:r w:rsidR="00914D13">
        <w:rPr>
          <w:rStyle w:val="LineNumber"/>
          <w:noProof/>
        </w:rPr>
        <w:t>(30,31)</w:t>
      </w:r>
      <w:r w:rsidR="003D21ED" w:rsidRPr="003F49CE">
        <w:rPr>
          <w:rStyle w:val="LineNumber"/>
        </w:rPr>
        <w:fldChar w:fldCharType="end"/>
      </w:r>
      <w:r w:rsidR="003D21ED" w:rsidRPr="003F49CE">
        <w:rPr>
          <w:rStyle w:val="LineNumber"/>
        </w:rPr>
        <w:t>.</w:t>
      </w:r>
      <w:r w:rsidRPr="003F49CE">
        <w:rPr>
          <w:rStyle w:val="LineNumber"/>
        </w:rPr>
        <w:t xml:space="preserve"> All observed site-specific amino acid substitutions in the reference data were identified and treated as </w:t>
      </w:r>
      <w:r>
        <w:rPr>
          <w:rStyle w:val="LineNumber"/>
        </w:rPr>
        <w:t>bi-directional</w:t>
      </w:r>
      <w:r w:rsidRPr="003F49CE">
        <w:rPr>
          <w:rStyle w:val="LineNumber"/>
        </w:rPr>
        <w:t>.</w:t>
      </w:r>
    </w:p>
    <w:p w14:paraId="2D9AE6CA" w14:textId="77613F28" w:rsidR="002F1B6E" w:rsidRDefault="002F1B6E" w:rsidP="00FA18F4">
      <w:pPr>
        <w:pStyle w:val="Body"/>
        <w:rPr>
          <w:rStyle w:val="LineNumber"/>
        </w:rPr>
      </w:pPr>
      <w:r w:rsidRPr="003F49CE">
        <w:rPr>
          <w:rStyle w:val="LineNumber"/>
        </w:rPr>
        <w:t xml:space="preserve">The regression model data was constructed with antigenic distance calculated from HI titer as the training value, with percent amino acid difference as a continuous </w:t>
      </w:r>
      <w:r>
        <w:rPr>
          <w:rStyle w:val="LineNumber"/>
        </w:rPr>
        <w:t xml:space="preserve">predictor </w:t>
      </w:r>
      <w:r w:rsidRPr="003F49CE">
        <w:rPr>
          <w:rStyle w:val="LineNumber"/>
        </w:rPr>
        <w:t>feature</w:t>
      </w:r>
      <w:r>
        <w:rPr>
          <w:rStyle w:val="LineNumber"/>
        </w:rPr>
        <w:t>,</w:t>
      </w:r>
      <w:r w:rsidRPr="003F49CE">
        <w:rPr>
          <w:rStyle w:val="LineNumber"/>
        </w:rPr>
        <w:t xml:space="preserve"> and site-specific mutations as binary </w:t>
      </w:r>
      <w:r>
        <w:rPr>
          <w:rStyle w:val="LineNumber"/>
        </w:rPr>
        <w:t xml:space="preserve">predictor </w:t>
      </w:r>
      <w:r w:rsidRPr="003F49CE">
        <w:rPr>
          <w:rStyle w:val="LineNumber"/>
        </w:rPr>
        <w:t xml:space="preserve">features. Three different machine learning regression models were trained using </w:t>
      </w:r>
      <w:proofErr w:type="spellStart"/>
      <w:r w:rsidRPr="003F49CE">
        <w:rPr>
          <w:rStyle w:val="LineNumber"/>
        </w:rPr>
        <w:t>scikit</w:t>
      </w:r>
      <w:proofErr w:type="spellEnd"/>
      <w:r w:rsidRPr="003F49CE">
        <w:rPr>
          <w:rStyle w:val="LineNumber"/>
        </w:rPr>
        <w:t xml:space="preserve">-learn </w:t>
      </w:r>
      <w:r w:rsidR="003D21ED" w:rsidRPr="003F49CE">
        <w:rPr>
          <w:rStyle w:val="LineNumber"/>
        </w:rPr>
        <w:fldChar w:fldCharType="begin"/>
      </w:r>
      <w:r w:rsidR="00914D13">
        <w:rPr>
          <w:rStyle w:val="LineNumber"/>
        </w:rPr>
        <w:instrText xml:space="preserve"> ADDIN EN.CITE &lt;EndNote&gt;&lt;Cite&gt;&lt;Author&gt;Pedregosa&lt;/Author&gt;&lt;Year&gt;2011&lt;/Year&gt;&lt;IDText&gt;Scikit-learn: Machine learning in Python&lt;/IDText&gt;&lt;DisplayText&gt;(32)&lt;/DisplayText&gt;&lt;record&gt;&lt;titles&gt;&lt;title&gt;Scikit-learn: Machine learning in Python&lt;/title&gt;&lt;secondary-title&gt;Journal of machine learning research&lt;/secondary-title&gt;&lt;/titles&gt;&lt;pages&gt;2825-2830&lt;/pages&gt;&lt;number&gt;Oct&lt;/number&gt;&lt;contributors&gt;&lt;authors&gt;&lt;author&gt;Pedregosa,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format="utc"&gt;1517469730&lt;/added-date&gt;&lt;ref-type name="Journal Article"&gt;17&lt;/ref-type&gt;&lt;dates&gt;&lt;year&gt;2011&lt;/year&gt;&lt;/dates&gt;&lt;rec-number&gt;463&lt;/rec-number&gt;&lt;last-updated-date format="utc"&gt;1517469730&lt;/last-updated-date&gt;&lt;volume&gt;12&lt;/volume&gt;&lt;/record&gt;&lt;/Cite&gt;&lt;/EndNote&gt;</w:instrText>
      </w:r>
      <w:r w:rsidR="003D21ED" w:rsidRPr="003F49CE">
        <w:rPr>
          <w:rStyle w:val="LineNumber"/>
        </w:rPr>
        <w:fldChar w:fldCharType="separate"/>
      </w:r>
      <w:r w:rsidR="00914D13">
        <w:rPr>
          <w:rStyle w:val="LineNumber"/>
          <w:noProof/>
        </w:rPr>
        <w:t>(32)</w:t>
      </w:r>
      <w:r w:rsidR="003D21ED" w:rsidRPr="003F49CE">
        <w:rPr>
          <w:rStyle w:val="LineNumber"/>
        </w:rPr>
        <w:fldChar w:fldCharType="end"/>
      </w:r>
      <w:r w:rsidR="000B6CDB" w:rsidRPr="003F49CE">
        <w:rPr>
          <w:rStyle w:val="LineNumber"/>
        </w:rPr>
        <w:t>:</w:t>
      </w:r>
      <w:r w:rsidRPr="003F49CE">
        <w:rPr>
          <w:rStyle w:val="LineNumber"/>
        </w:rPr>
        <w:t xml:space="preserve"> random forest</w:t>
      </w:r>
      <w:r>
        <w:rPr>
          <w:rStyle w:val="LineNumber"/>
        </w:rPr>
        <w:t>;</w:t>
      </w:r>
      <w:r w:rsidRPr="003F49CE">
        <w:rPr>
          <w:rStyle w:val="LineNumber"/>
        </w:rPr>
        <w:t xml:space="preserve"> </w:t>
      </w:r>
      <w:proofErr w:type="spellStart"/>
      <w:r w:rsidRPr="003F49CE">
        <w:rPr>
          <w:rStyle w:val="LineNumber"/>
        </w:rPr>
        <w:t>adaBoost</w:t>
      </w:r>
      <w:proofErr w:type="spellEnd"/>
      <w:r w:rsidRPr="003F49CE">
        <w:rPr>
          <w:rStyle w:val="LineNumber"/>
        </w:rPr>
        <w:t xml:space="preserve"> decision tree</w:t>
      </w:r>
      <w:r>
        <w:rPr>
          <w:rStyle w:val="LineNumber"/>
        </w:rPr>
        <w:t>;</w:t>
      </w:r>
      <w:r w:rsidRPr="003F49CE">
        <w:rPr>
          <w:rStyle w:val="LineNumber"/>
        </w:rPr>
        <w:t xml:space="preserve"> and multilayer perceptron.</w:t>
      </w:r>
      <w:del w:id="7" w:author="Zeller, Michael A [V MPM]" w:date="2020-08-06T19:42:00Z">
        <w:r w:rsidRPr="003F49CE" w:rsidDel="00E04BEA">
          <w:rPr>
            <w:rStyle w:val="LineNumber"/>
          </w:rPr>
          <w:delText xml:space="preserve"> </w:delText>
        </w:r>
        <w:r w:rsidDel="00E04BEA">
          <w:rPr>
            <w:rStyle w:val="LineNumber"/>
          </w:rPr>
          <w:delText>Model predictions were lower bounded to zero.</w:delText>
        </w:r>
      </w:del>
      <w:r>
        <w:rPr>
          <w:rStyle w:val="LineNumber"/>
        </w:rPr>
        <w:t xml:space="preserve"> </w:t>
      </w:r>
      <w:r w:rsidRPr="003F49CE">
        <w:rPr>
          <w:rStyle w:val="LineNumber"/>
        </w:rPr>
        <w:t xml:space="preserve">For each </w:t>
      </w:r>
      <w:r w:rsidRPr="003F49CE">
        <w:rPr>
          <w:rStyle w:val="LineNumber"/>
        </w:rPr>
        <w:lastRenderedPageBreak/>
        <w:t xml:space="preserve">regression model, </w:t>
      </w:r>
      <w:proofErr w:type="spellStart"/>
      <w:r w:rsidRPr="003F49CE">
        <w:rPr>
          <w:rStyle w:val="LineNumber"/>
        </w:rPr>
        <w:t>hyperparameters</w:t>
      </w:r>
      <w:proofErr w:type="spellEnd"/>
      <w:r w:rsidRPr="003F49CE">
        <w:rPr>
          <w:rStyle w:val="LineNumber"/>
        </w:rPr>
        <w:t xml:space="preserve"> were tuned using a random search optimization (</w:t>
      </w:r>
      <w:r w:rsidR="00F42CF0">
        <w:rPr>
          <w:rStyle w:val="LineNumber"/>
        </w:rPr>
        <w:t>S</w:t>
      </w:r>
      <w:r w:rsidRPr="003F49CE">
        <w:rPr>
          <w:rStyle w:val="LineNumber"/>
        </w:rPr>
        <w:t xml:space="preserve">upplemental </w:t>
      </w:r>
      <w:r>
        <w:rPr>
          <w:rStyle w:val="LineNumber"/>
        </w:rPr>
        <w:t>T</w:t>
      </w:r>
      <w:r w:rsidRPr="003F49CE">
        <w:rPr>
          <w:rStyle w:val="LineNumber"/>
        </w:rPr>
        <w:t>able</w:t>
      </w:r>
      <w:r>
        <w:rPr>
          <w:rStyle w:val="LineNumber"/>
        </w:rPr>
        <w:t xml:space="preserve"> </w:t>
      </w:r>
      <w:r w:rsidR="003D21ED" w:rsidRPr="003F49CE">
        <w:rPr>
          <w:rStyle w:val="LineNumber"/>
        </w:rPr>
        <w:t>1</w:t>
      </w:r>
      <w:r w:rsidRPr="003F49CE">
        <w:rPr>
          <w:rStyle w:val="LineNumber"/>
        </w:rPr>
        <w:t>). A fourth regression model was created by averaging the three prior machine learning model predictors</w:t>
      </w:r>
      <w:r>
        <w:rPr>
          <w:rStyle w:val="LineNumber"/>
        </w:rPr>
        <w:t>, and referred to as the ensemble model</w:t>
      </w:r>
      <w:r w:rsidRPr="003F49CE">
        <w:rPr>
          <w:rStyle w:val="LineNumber"/>
        </w:rPr>
        <w:t xml:space="preserve">. </w:t>
      </w:r>
    </w:p>
    <w:p w14:paraId="2A949925" w14:textId="5CDF80B7" w:rsidR="002F1B6E" w:rsidRDefault="002F1B6E" w:rsidP="00FA18F4">
      <w:pPr>
        <w:pStyle w:val="Body"/>
        <w:rPr>
          <w:rStyle w:val="LineNumber"/>
        </w:rPr>
      </w:pPr>
      <w:r w:rsidRPr="003F49CE">
        <w:rPr>
          <w:rStyle w:val="LineNumber"/>
        </w:rPr>
        <w:t>Data was split into 80% training data and 20% testing data groups to calculate the Pearson correlation and root mean squared error. Additionally, 10-fold cross validation was used to assess the root mean squared error (</w:t>
      </w:r>
      <w:r>
        <w:rPr>
          <w:rStyle w:val="LineNumber"/>
        </w:rPr>
        <w:t>T</w:t>
      </w:r>
      <w:r w:rsidRPr="003F49CE">
        <w:rPr>
          <w:rStyle w:val="LineNumber"/>
        </w:rPr>
        <w:t>able 1).</w:t>
      </w:r>
      <w:r>
        <w:rPr>
          <w:rStyle w:val="LineNumber"/>
        </w:rPr>
        <w:t xml:space="preserve"> </w:t>
      </w:r>
      <w:r w:rsidRPr="003F49CE">
        <w:rPr>
          <w:rStyle w:val="LineNumber"/>
        </w:rPr>
        <w:t>Given the sparsity of antigenic data available, a leave-one-out cross validation approach was employed to generate a distribution of prediction error for each model</w:t>
      </w:r>
      <w:r w:rsidR="00872307">
        <w:rPr>
          <w:rStyle w:val="LineNumber"/>
        </w:rPr>
        <w:t xml:space="preserve"> (Figure </w:t>
      </w:r>
      <w:r>
        <w:rPr>
          <w:rStyle w:val="LineNumber"/>
        </w:rPr>
        <w:t>1)</w:t>
      </w:r>
      <w:r w:rsidRPr="003F49CE">
        <w:rPr>
          <w:rStyle w:val="LineNumber"/>
        </w:rPr>
        <w:t>. Each antigen included in the training set (n = 128) was iteratively excluded from the training set and distances were predicted using each of the four regression models. The error was calculated as the absolute value of difference between the predicted distance and the empirical distance.</w:t>
      </w:r>
    </w:p>
    <w:p w14:paraId="21C3D80A" w14:textId="0FC305FF" w:rsidR="002F1B6E" w:rsidRPr="006132FF" w:rsidRDefault="002F1B6E" w:rsidP="00FA18F4">
      <w:pPr>
        <w:pStyle w:val="Heading3"/>
        <w:rPr>
          <w:rStyle w:val="LineNumber"/>
          <w:b w:val="0"/>
        </w:rPr>
      </w:pPr>
      <w:bookmarkStart w:id="8" w:name="_Toc42867268"/>
      <w:r w:rsidRPr="00A412DE">
        <w:rPr>
          <w:rStyle w:val="LineNumber"/>
        </w:rPr>
        <w:t xml:space="preserve">Mapping antigenic predictions onto </w:t>
      </w:r>
      <w:r w:rsidR="00F42CF0">
        <w:rPr>
          <w:rStyle w:val="LineNumber"/>
        </w:rPr>
        <w:t>phylogenetic</w:t>
      </w:r>
      <w:r w:rsidR="00F42CF0" w:rsidRPr="00A412DE">
        <w:rPr>
          <w:rStyle w:val="LineNumber"/>
        </w:rPr>
        <w:t xml:space="preserve"> </w:t>
      </w:r>
      <w:r w:rsidRPr="00A412DE">
        <w:rPr>
          <w:rStyle w:val="LineNumber"/>
        </w:rPr>
        <w:t>trees</w:t>
      </w:r>
      <w:bookmarkEnd w:id="8"/>
    </w:p>
    <w:p w14:paraId="7143C8ED" w14:textId="319B86A1" w:rsidR="002F1B6E" w:rsidRPr="0021654B" w:rsidRDefault="002F1B6E" w:rsidP="00FA18F4">
      <w:pPr>
        <w:pStyle w:val="Body"/>
        <w:rPr>
          <w:rStyle w:val="LineNumber"/>
          <w:b/>
          <w:bCs/>
        </w:rPr>
      </w:pPr>
      <w:r w:rsidRPr="003F49CE">
        <w:rPr>
          <w:rStyle w:val="LineNumber"/>
        </w:rPr>
        <w:t xml:space="preserve">Maximum-likelihood phylogenetic trees were created to assess antigenic distance predictions of genetically similar sequences of the test antigen sequence compared to the reference sequence. Sequences were aligned using MAFFT v7.311 </w:t>
      </w:r>
      <w:r w:rsidR="006132FF"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6132FF" w:rsidRPr="003F49CE">
        <w:rPr>
          <w:rStyle w:val="LineNumber"/>
        </w:rPr>
        <w:fldChar w:fldCharType="separate"/>
      </w:r>
      <w:r w:rsidR="00914D13">
        <w:rPr>
          <w:rStyle w:val="LineNumber"/>
          <w:noProof/>
        </w:rPr>
        <w:t>(29)</w:t>
      </w:r>
      <w:r w:rsidR="006132FF" w:rsidRPr="003F49CE">
        <w:rPr>
          <w:rStyle w:val="LineNumber"/>
        </w:rPr>
        <w:fldChar w:fldCharType="end"/>
      </w:r>
      <w:r w:rsidR="006132FF">
        <w:rPr>
          <w:rStyle w:val="LineNumber"/>
          <w:noProof/>
        </w:rPr>
        <w:t xml:space="preserve"> </w:t>
      </w:r>
      <w:r w:rsidRPr="003F49CE">
        <w:rPr>
          <w:rStyle w:val="LineNumber"/>
        </w:rPr>
        <w:t xml:space="preserve">and </w:t>
      </w:r>
      <w:r>
        <w:rPr>
          <w:rStyle w:val="LineNumber"/>
        </w:rPr>
        <w:t xml:space="preserve">phylogenetic </w:t>
      </w:r>
      <w:r w:rsidRPr="003F49CE">
        <w:rPr>
          <w:rStyle w:val="LineNumber"/>
        </w:rPr>
        <w:t xml:space="preserve">trees </w:t>
      </w:r>
      <w:r>
        <w:rPr>
          <w:rStyle w:val="LineNumber"/>
        </w:rPr>
        <w:t xml:space="preserve">were inferred </w:t>
      </w:r>
      <w:r w:rsidRPr="003F49CE">
        <w:rPr>
          <w:rStyle w:val="LineNumber"/>
        </w:rPr>
        <w:t xml:space="preserve">using </w:t>
      </w:r>
      <w:proofErr w:type="spellStart"/>
      <w:r w:rsidRPr="003F49CE">
        <w:rPr>
          <w:rStyle w:val="LineNumber"/>
        </w:rPr>
        <w:t>FastTree</w:t>
      </w:r>
      <w:proofErr w:type="spellEnd"/>
      <w:r w:rsidRPr="003F49CE">
        <w:rPr>
          <w:rStyle w:val="LineNumber"/>
        </w:rPr>
        <w:t xml:space="preserve"> v2.1.10 </w:t>
      </w:r>
      <w:r w:rsidR="006132FF" w:rsidRPr="003F49CE">
        <w:rPr>
          <w:rStyle w:val="LineNumber"/>
        </w:rPr>
        <w:fldChar w:fldCharType="begin"/>
      </w:r>
      <w:r w:rsidR="00914D13">
        <w:rPr>
          <w:rStyle w:val="LineNumber"/>
        </w:rPr>
        <w:instrText xml:space="preserve"> ADDIN EN.CITE &lt;EndNote&gt;&lt;Cite&gt;&lt;Author&gt;Price&lt;/Author&gt;&lt;Year&gt;2010&lt;/Year&gt;&lt;IDText&gt;FastTree 2–approximately maximum-likelihood trees for large alignments&lt;/IDText&gt;&lt;DisplayText&gt;(33)&lt;/DisplayText&gt;&lt;record&gt;&lt;isbn&gt;1932-6203&lt;/isbn&gt;&lt;titles&gt;&lt;title&gt;FastTree 2–approximately maximum-likelihood trees for large alignments&lt;/title&gt;&lt;secondary-title&gt;PloS one&lt;/secondary-title&gt;&lt;/titles&gt;&lt;pages&gt;e9490&lt;/pages&gt;&lt;number&gt;3&lt;/number&gt;&lt;contributors&gt;&lt;authors&gt;&lt;author&gt;Price, Morgan N&lt;/author&gt;&lt;author&gt;Dehal, Paramvir S&lt;/author&gt;&lt;author&gt;Arkin, Adam P&lt;/author&gt;&lt;/authors&gt;&lt;/contributors&gt;&lt;added-date format="utc"&gt;1492481152&lt;/added-date&gt;&lt;ref-type name="Journal Article"&gt;17&lt;/ref-type&gt;&lt;dates&gt;&lt;year&gt;2010&lt;/year&gt;&lt;/dates&gt;&lt;rec-number&gt;15&lt;/rec-number&gt;&lt;last-updated-date format="utc"&gt;1492481152&lt;/last-updated-date&gt;&lt;volume&gt;5&lt;/volume&gt;&lt;/record&gt;&lt;/Cite&gt;&lt;/EndNote&gt;</w:instrText>
      </w:r>
      <w:r w:rsidR="006132FF" w:rsidRPr="003F49CE">
        <w:rPr>
          <w:rStyle w:val="LineNumber"/>
        </w:rPr>
        <w:fldChar w:fldCharType="separate"/>
      </w:r>
      <w:r w:rsidR="00914D13">
        <w:rPr>
          <w:rStyle w:val="LineNumber"/>
          <w:noProof/>
        </w:rPr>
        <w:t>(33)</w:t>
      </w:r>
      <w:r w:rsidR="006132FF" w:rsidRPr="003F49CE">
        <w:rPr>
          <w:rStyle w:val="LineNumber"/>
        </w:rPr>
        <w:fldChar w:fldCharType="end"/>
      </w:r>
      <w:r w:rsidRPr="003F49CE">
        <w:rPr>
          <w:rStyle w:val="LineNumber"/>
        </w:rPr>
        <w:t xml:space="preserve">. Trees were annotated using </w:t>
      </w:r>
      <w:proofErr w:type="spellStart"/>
      <w:r w:rsidRPr="003F49CE">
        <w:rPr>
          <w:rStyle w:val="LineNumber"/>
        </w:rPr>
        <w:t>FigTree</w:t>
      </w:r>
      <w:proofErr w:type="spellEnd"/>
      <w:r w:rsidRPr="003F49CE">
        <w:rPr>
          <w:rStyle w:val="LineNumber"/>
        </w:rPr>
        <w:t xml:space="preserve"> v1.4.3 </w:t>
      </w:r>
      <w:r w:rsidR="006132FF" w:rsidRPr="003F49CE">
        <w:rPr>
          <w:rStyle w:val="LineNumber"/>
        </w:rPr>
        <w:fldChar w:fldCharType="begin"/>
      </w:r>
      <w:r w:rsidR="00914D13">
        <w:rPr>
          <w:rStyle w:val="LineNumber"/>
        </w:rPr>
        <w:instrText xml:space="preserve"> ADDIN EN.CITE &lt;EndNote&gt;&lt;Cite&gt;&lt;Author&gt;Rambaut&lt;/Author&gt;&lt;Year&gt;2012&lt;/Year&gt;&lt;IDText&gt;FigTree v1. 4&lt;/IDText&gt;&lt;DisplayText&gt;(34)&lt;/DisplayText&gt;&lt;record&gt;&lt;titles&gt;&lt;title&gt;FigTree v1. 4&lt;/title&gt;&lt;secondary-title&gt;Molecular evolution, phylogenetics and epidemiology. Edinburgh, UK: University of Edinburgh, Institute of Evolutionary Biology&lt;/secondary-title&gt;&lt;/titles&gt;&lt;contributors&gt;&lt;authors&gt;&lt;author&gt;Rambaut, Andrew&lt;/author&gt;&lt;/authors&gt;&lt;/contributors&gt;&lt;added-date format="utc"&gt;1517538023&lt;/added-date&gt;&lt;ref-type name="Journal Article"&gt;17&lt;/ref-type&gt;&lt;dates&gt;&lt;year&gt;2012&lt;/year&gt;&lt;/dates&gt;&lt;rec-number&gt;473&lt;/rec-number&gt;&lt;last-updated-date format="utc"&gt;1517538023&lt;/last-updated-date&gt;&lt;/record&gt;&lt;/Cite&gt;&lt;/EndNote&gt;</w:instrText>
      </w:r>
      <w:r w:rsidR="006132FF" w:rsidRPr="003F49CE">
        <w:rPr>
          <w:rStyle w:val="LineNumber"/>
        </w:rPr>
        <w:fldChar w:fldCharType="separate"/>
      </w:r>
      <w:r w:rsidR="00914D13">
        <w:rPr>
          <w:rStyle w:val="LineNumber"/>
          <w:noProof/>
        </w:rPr>
        <w:t>(34)</w:t>
      </w:r>
      <w:r w:rsidR="006132FF" w:rsidRPr="003F49CE">
        <w:rPr>
          <w:rStyle w:val="LineNumber"/>
        </w:rPr>
        <w:fldChar w:fldCharType="end"/>
      </w:r>
      <w:r w:rsidR="006132FF">
        <w:rPr>
          <w:rStyle w:val="LineNumber"/>
          <w:noProof/>
        </w:rPr>
        <w:t xml:space="preserve"> </w:t>
      </w:r>
      <w:r>
        <w:rPr>
          <w:rStyle w:val="LineNumber"/>
        </w:rPr>
        <w:t>with e</w:t>
      </w:r>
      <w:r w:rsidRPr="003F49CE">
        <w:rPr>
          <w:rStyle w:val="LineNumber"/>
        </w:rPr>
        <w:t xml:space="preserve">ach tree rooted to </w:t>
      </w:r>
      <w:r>
        <w:rPr>
          <w:rStyle w:val="LineNumber"/>
        </w:rPr>
        <w:t>a</w:t>
      </w:r>
      <w:r w:rsidRPr="003F49CE">
        <w:rPr>
          <w:rStyle w:val="LineNumber"/>
        </w:rPr>
        <w:t xml:space="preserve"> reference strain and sorted in ascending order relative to </w:t>
      </w:r>
      <w:r w:rsidR="00F42CF0">
        <w:rPr>
          <w:rStyle w:val="LineNumber"/>
        </w:rPr>
        <w:t xml:space="preserve">inferred </w:t>
      </w:r>
      <w:r>
        <w:rPr>
          <w:rStyle w:val="LineNumber"/>
        </w:rPr>
        <w:t>evolutionary</w:t>
      </w:r>
      <w:r w:rsidRPr="003F49CE">
        <w:rPr>
          <w:rStyle w:val="LineNumber"/>
        </w:rPr>
        <w:t xml:space="preserve"> relationship. Each tip </w:t>
      </w:r>
      <w:r>
        <w:rPr>
          <w:rStyle w:val="LineNumber"/>
        </w:rPr>
        <w:t xml:space="preserve">within the tree </w:t>
      </w:r>
      <w:r w:rsidRPr="003F49CE">
        <w:rPr>
          <w:rStyle w:val="LineNumber"/>
        </w:rPr>
        <w:t xml:space="preserve">was color-coded based on the antigenic motif designated by H3 numbering positions 145, 155, 156, 158, 159, and 189 as prior work identified these sites as significant for antigenic phenotype </w:t>
      </w:r>
      <w:r w:rsidR="006132FF" w:rsidRPr="003F49CE">
        <w:rPr>
          <w:rStyle w:val="LineNumber"/>
        </w:rPr>
        <w:fldChar w:fldCharType="begin"/>
      </w:r>
      <w:r w:rsidR="006132FF">
        <w:rPr>
          <w:rStyle w:val="LineNumber"/>
        </w:rPr>
        <w:instrText xml:space="preserve"> ADDIN EN.CITE &lt;EndNote&gt;&lt;Cite&gt;&lt;Author&gt;Santos&lt;/Author&gt;&lt;Year&gt;2019&lt;/Year&gt;&lt;IDText&gt;Plasticity of amino acid residue 145 near the receptor binding site of H3 swine influenza A viruses and its impact on receptor binding and antibody recognition&lt;/IDText&gt;&lt;DisplayText&gt;(15)&lt;/DisplayText&gt;&lt;record&gt;&lt;isbn&gt;0022-538X&lt;/isbn&gt;&lt;titles&gt;&lt;title&gt;Plasticity of amino acid residue 145 near the receptor binding site of H3 swine influenza A viruses and its impact on receptor binding and antibody recognition&lt;/title&gt;&lt;secondary-title&gt;Journal of Virology&lt;/secondary-title&gt;&lt;/titles&gt;&lt;pages&gt;e01413-18&lt;/pages&gt;&lt;number&gt;2&lt;/number&gt;&lt;contributors&gt;&lt;authors&gt;&lt;author&gt;Santos, Jefferson JS&lt;/author&gt;&lt;author&gt;Abente, Eugenio J&lt;/author&gt;&lt;author&gt;Obadan, Adebimpe O&lt;/author&gt;&lt;author&gt;Thompson, Andrew J&lt;/author&gt;&lt;author&gt;Ferreri, Lucas&lt;/author&gt;&lt;author&gt;Geiger, Ginger&lt;/author&gt;&lt;author&gt;Gonzalez-Reiche, Ana S&lt;/author&gt;&lt;author&gt;Lewis, Nicola S&lt;/author&gt;&lt;author&gt;Burke, David F&lt;/author&gt;&lt;author&gt;Rajão, Daniela S&lt;/author&gt;&lt;/authors&gt;&lt;/contributors&gt;&lt;added-date format="utc"&gt;1570133238&lt;/added-date&gt;&lt;ref-type name="Journal Article"&gt;17&lt;/ref-type&gt;&lt;dates&gt;&lt;year&gt;2019&lt;/year&gt;&lt;/dates&gt;&lt;rec-number&gt;791&lt;/rec-number&gt;&lt;last-updated-date format="utc"&gt;1570133238&lt;/last-updated-date&gt;&lt;volume&gt;93&lt;/volume&gt;&lt;/record&gt;&lt;/Cite&gt;&lt;/EndNote&gt;</w:instrText>
      </w:r>
      <w:r w:rsidR="006132FF" w:rsidRPr="003F49CE">
        <w:rPr>
          <w:rStyle w:val="LineNumber"/>
        </w:rPr>
        <w:fldChar w:fldCharType="separate"/>
      </w:r>
      <w:r w:rsidR="006132FF">
        <w:rPr>
          <w:rStyle w:val="LineNumber"/>
          <w:noProof/>
        </w:rPr>
        <w:t>(15)</w:t>
      </w:r>
      <w:r w:rsidR="006132FF" w:rsidRPr="003F49CE">
        <w:rPr>
          <w:rStyle w:val="LineNumber"/>
        </w:rPr>
        <w:fldChar w:fldCharType="end"/>
      </w:r>
      <w:r w:rsidR="006132FF">
        <w:rPr>
          <w:rStyle w:val="LineNumber"/>
        </w:rPr>
        <w:t>.</w:t>
      </w:r>
      <w:r w:rsidR="006132FF">
        <w:rPr>
          <w:rStyle w:val="LineNumber"/>
          <w:noProof/>
        </w:rPr>
        <w:t xml:space="preserve"> </w:t>
      </w:r>
      <w:r>
        <w:rPr>
          <w:rStyle w:val="LineNumber"/>
        </w:rPr>
        <w:t xml:space="preserve"> </w:t>
      </w:r>
      <w:r w:rsidRPr="003F49CE">
        <w:rPr>
          <w:rStyle w:val="LineNumber"/>
        </w:rPr>
        <w:t xml:space="preserve">Branches were annotated with the ensemble-predicted antigenic distance relative to the root. </w:t>
      </w:r>
      <w:r w:rsidR="00F42CF0">
        <w:rPr>
          <w:rStyle w:val="LineNumber"/>
        </w:rPr>
        <w:t>Trees</w:t>
      </w:r>
      <w:r w:rsidR="00F42CF0" w:rsidRPr="003F49CE">
        <w:rPr>
          <w:rStyle w:val="LineNumber"/>
        </w:rPr>
        <w:t xml:space="preserve"> </w:t>
      </w:r>
      <w:r w:rsidRPr="003F49CE">
        <w:rPr>
          <w:rStyle w:val="LineNumber"/>
        </w:rPr>
        <w:t xml:space="preserve">were pruned to 30 leaves to </w:t>
      </w:r>
      <w:proofErr w:type="gramStart"/>
      <w:r w:rsidRPr="003F49CE">
        <w:rPr>
          <w:rStyle w:val="LineNumber"/>
        </w:rPr>
        <w:t>facilitate</w:t>
      </w:r>
      <w:proofErr w:type="gramEnd"/>
      <w:r w:rsidRPr="003F49CE">
        <w:rPr>
          <w:rStyle w:val="LineNumber"/>
        </w:rPr>
        <w:t xml:space="preserve"> viewing.</w:t>
      </w:r>
    </w:p>
    <w:p w14:paraId="50802F5F" w14:textId="77777777" w:rsidR="002F1B6E" w:rsidRPr="003F49CE" w:rsidRDefault="002F1B6E" w:rsidP="00FA18F4">
      <w:pPr>
        <w:pStyle w:val="Heading3"/>
        <w:rPr>
          <w:rStyle w:val="LineNumber"/>
        </w:rPr>
      </w:pPr>
      <w:bookmarkStart w:id="9" w:name="_Toc42867269"/>
      <w:r>
        <w:rPr>
          <w:rStyle w:val="LineNumber"/>
        </w:rPr>
        <w:t>Determining the relative importance of genetic mutations</w:t>
      </w:r>
      <w:bookmarkEnd w:id="9"/>
    </w:p>
    <w:p w14:paraId="60A63257" w14:textId="36888E7A" w:rsidR="002F1B6E" w:rsidRPr="003F49CE" w:rsidRDefault="002F1B6E" w:rsidP="00FA18F4">
      <w:pPr>
        <w:pStyle w:val="Body"/>
        <w:rPr>
          <w:rStyle w:val="LineNumber"/>
        </w:rPr>
      </w:pPr>
      <w:r w:rsidRPr="003F49CE">
        <w:rPr>
          <w:rStyle w:val="LineNumber"/>
        </w:rPr>
        <w:t xml:space="preserve">Random forest regression models provide a natural ranking system of feature importance </w:t>
      </w:r>
      <w:r w:rsidR="002A4157" w:rsidRPr="003F49CE">
        <w:rPr>
          <w:rStyle w:val="LineNumber"/>
        </w:rPr>
        <w:fldChar w:fldCharType="begin"/>
      </w:r>
      <w:r w:rsidR="00914D13">
        <w:rPr>
          <w:rStyle w:val="LineNumber"/>
        </w:rPr>
        <w:instrText xml:space="preserve"> ADDIN EN.CITE &lt;EndNote&gt;&lt;Cite&gt;&lt;Author&gt;Breiman&lt;/Author&gt;&lt;Year&gt;2001&lt;/Year&gt;&lt;IDText&gt;Random forests&lt;/IDText&gt;&lt;DisplayText&gt;(35)&lt;/DisplayText&gt;&lt;record&gt;&lt;isbn&gt;0885-6125&lt;/isbn&gt;&lt;titles&gt;&lt;title&gt;Random forests&lt;/title&gt;&lt;secondary-title&gt;Machine learning&lt;/secondary-title&gt;&lt;/titles&gt;&lt;pages&gt;5-32&lt;/pages&gt;&lt;number&gt;1&lt;/number&gt;&lt;contributors&gt;&lt;authors&gt;&lt;author&gt;Breiman, Leo&lt;/author&gt;&lt;/authors&gt;&lt;/contributors&gt;&lt;added-date format="utc"&gt;1517471779&lt;/added-date&gt;&lt;ref-type name="Journal Article"&gt;17&lt;/ref-type&gt;&lt;dates&gt;&lt;year&gt;2001&lt;/year&gt;&lt;/dates&gt;&lt;rec-number&gt;466&lt;/rec-number&gt;&lt;last-updated-date format="utc"&gt;1517471779&lt;/last-updated-date&gt;&lt;volume&gt;45&lt;/volume&gt;&lt;/record&gt;&lt;/Cite&gt;&lt;/EndNote&gt;</w:instrText>
      </w:r>
      <w:r w:rsidR="002A4157" w:rsidRPr="003F49CE">
        <w:rPr>
          <w:rStyle w:val="LineNumber"/>
        </w:rPr>
        <w:fldChar w:fldCharType="separate"/>
      </w:r>
      <w:r w:rsidR="00914D13">
        <w:rPr>
          <w:rStyle w:val="LineNumber"/>
          <w:noProof/>
        </w:rPr>
        <w:t>(35)</w:t>
      </w:r>
      <w:r w:rsidR="002A4157" w:rsidRPr="003F49CE">
        <w:rPr>
          <w:rStyle w:val="LineNumber"/>
        </w:rPr>
        <w:fldChar w:fldCharType="end"/>
      </w:r>
      <w:r w:rsidR="002A4157" w:rsidRPr="003F49CE">
        <w:rPr>
          <w:rStyle w:val="LineNumber"/>
        </w:rPr>
        <w:t>.</w:t>
      </w:r>
      <w:r w:rsidRPr="003F49CE">
        <w:rPr>
          <w:rStyle w:val="LineNumber"/>
        </w:rPr>
        <w:t xml:space="preserve"> The importance of each</w:t>
      </w:r>
      <w:r>
        <w:rPr>
          <w:rStyle w:val="LineNumber"/>
        </w:rPr>
        <w:t xml:space="preserve"> predictor</w:t>
      </w:r>
      <w:r w:rsidRPr="003F49CE">
        <w:rPr>
          <w:rStyle w:val="LineNumber"/>
        </w:rPr>
        <w:t xml:space="preserve"> feature was calculated by the decrease in the node variance </w:t>
      </w:r>
      <w:r>
        <w:rPr>
          <w:rStyle w:val="LineNumber"/>
        </w:rPr>
        <w:t>after fitting the random forest model.</w:t>
      </w:r>
      <w:r w:rsidRPr="003F49CE">
        <w:rPr>
          <w:rStyle w:val="LineNumber"/>
        </w:rPr>
        <w:t xml:space="preserve"> The feature rankings for the random forest regression model were analy</w:t>
      </w:r>
      <w:r>
        <w:rPr>
          <w:rStyle w:val="LineNumber"/>
        </w:rPr>
        <w:t>z</w:t>
      </w:r>
      <w:r w:rsidRPr="003F49CE">
        <w:rPr>
          <w:rStyle w:val="LineNumber"/>
        </w:rPr>
        <w:t xml:space="preserve">ed to assess the biological importance of observed mutations in the </w:t>
      </w:r>
      <w:r>
        <w:rPr>
          <w:rStyle w:val="LineNumber"/>
        </w:rPr>
        <w:t xml:space="preserve">swine H3 antigenic </w:t>
      </w:r>
      <w:r w:rsidRPr="003F49CE">
        <w:rPr>
          <w:rStyle w:val="LineNumber"/>
        </w:rPr>
        <w:t xml:space="preserve">reference </w:t>
      </w:r>
      <w:r>
        <w:rPr>
          <w:rStyle w:val="LineNumber"/>
        </w:rPr>
        <w:t>data</w:t>
      </w:r>
      <w:r w:rsidRPr="003F49CE">
        <w:rPr>
          <w:rStyle w:val="LineNumber"/>
        </w:rPr>
        <w:t xml:space="preserve">set. The significance of each amino acid position in the HA was determined by summing the </w:t>
      </w:r>
      <w:r>
        <w:rPr>
          <w:rStyle w:val="LineNumber"/>
        </w:rPr>
        <w:t>mutation-</w:t>
      </w:r>
      <w:r w:rsidRPr="003F49CE">
        <w:rPr>
          <w:rStyle w:val="LineNumber"/>
        </w:rPr>
        <w:t xml:space="preserve">based </w:t>
      </w:r>
      <w:r w:rsidRPr="003F49CE">
        <w:rPr>
          <w:rStyle w:val="LineNumber"/>
        </w:rPr>
        <w:lastRenderedPageBreak/>
        <w:t xml:space="preserve">features grouped by the position they represented. </w:t>
      </w:r>
      <w:r>
        <w:rPr>
          <w:rStyle w:val="LineNumber"/>
        </w:rPr>
        <w:t>The resultant</w:t>
      </w:r>
      <w:r w:rsidRPr="003F49CE">
        <w:rPr>
          <w:rStyle w:val="LineNumber"/>
        </w:rPr>
        <w:t xml:space="preserve"> significance</w:t>
      </w:r>
      <w:r>
        <w:rPr>
          <w:rStyle w:val="LineNumber"/>
        </w:rPr>
        <w:t xml:space="preserve"> of each amino acid was</w:t>
      </w:r>
      <w:r w:rsidRPr="003F49CE">
        <w:rPr>
          <w:rStyle w:val="LineNumber"/>
        </w:rPr>
        <w:t xml:space="preserve"> projected onto a </w:t>
      </w:r>
      <w:r>
        <w:rPr>
          <w:rStyle w:val="LineNumber"/>
        </w:rPr>
        <w:t xml:space="preserve">protein </w:t>
      </w:r>
      <w:r w:rsidRPr="003F49CE">
        <w:rPr>
          <w:rStyle w:val="LineNumber"/>
        </w:rPr>
        <w:t xml:space="preserve">model of </w:t>
      </w:r>
      <w:r>
        <w:rPr>
          <w:rStyle w:val="LineNumber"/>
        </w:rPr>
        <w:t>a</w:t>
      </w:r>
      <w:r w:rsidRPr="003F49CE">
        <w:rPr>
          <w:rStyle w:val="LineNumber"/>
        </w:rPr>
        <w:t xml:space="preserve"> human H3 </w:t>
      </w:r>
      <w:r w:rsidR="00D4486C">
        <w:rPr>
          <w:rStyle w:val="LineNumber"/>
        </w:rPr>
        <w:t>HA gene</w:t>
      </w:r>
      <w:r w:rsidR="00D4486C" w:rsidRPr="003F49CE">
        <w:rPr>
          <w:rStyle w:val="LineNumber"/>
        </w:rPr>
        <w:t xml:space="preserve"> </w:t>
      </w:r>
      <w:r w:rsidRPr="003F49CE">
        <w:rPr>
          <w:rStyle w:val="LineNumber"/>
        </w:rPr>
        <w:t xml:space="preserve">A/Victoria/361/2011 obtained from the Research </w:t>
      </w:r>
      <w:proofErr w:type="spellStart"/>
      <w:r w:rsidRPr="003F49CE">
        <w:rPr>
          <w:rStyle w:val="LineNumber"/>
        </w:rPr>
        <w:t>Collaboratory</w:t>
      </w:r>
      <w:proofErr w:type="spellEnd"/>
      <w:r w:rsidRPr="003F49CE">
        <w:rPr>
          <w:rStyle w:val="LineNumber"/>
        </w:rPr>
        <w:t xml:space="preserve"> for Structural Bioinformatics (4O5N) </w:t>
      </w:r>
      <w:r w:rsidR="002A4157" w:rsidRPr="003F49CE">
        <w:rPr>
          <w:rStyle w:val="LineNumber"/>
        </w:rPr>
        <w:fldChar w:fldCharType="begin"/>
      </w:r>
      <w:r w:rsidR="00914D13">
        <w:rPr>
          <w:rStyle w:val="LineNumber"/>
        </w:rPr>
        <w:instrText xml:space="preserve"> ADDIN EN.CITE &lt;EndNote&gt;&lt;Cite&gt;&lt;Author&gt;Lee&lt;/Author&gt;&lt;Year&gt;2014&lt;/Year&gt;&lt;IDText&gt;Receptor mimicry by antibody F045–092 facilitates universal binding to the H3 subtype of influenza virus&lt;/IDText&gt;&lt;DisplayText&gt;(36)&lt;/DisplayText&gt;&lt;record&gt;&lt;isbn&gt;2041-1723&lt;/isbn&gt;&lt;titles&gt;&lt;title&gt;Receptor mimicry by antibody F045–092 facilitates universal binding to the H3 subtype of influenza virus&lt;/title&gt;&lt;secondary-title&gt;Nature communications&lt;/secondary-title&gt;&lt;/titles&gt;&lt;pages&gt;3614&lt;/pages&gt;&lt;contributors&gt;&lt;authors&gt;&lt;author&gt;Lee, Peter S&lt;/author&gt;&lt;author&gt;Ohshima, Nobuko&lt;/author&gt;&lt;author&gt;Stanfield, Robyn L&lt;/author&gt;&lt;author&gt;Yu, Wenli&lt;/author&gt;&lt;author&gt;Iba, Yoshitaka&lt;/author&gt;&lt;author&gt;Okuno, Yoshinobu&lt;/author&gt;&lt;author&gt;Kurosawa, Yoshikazu&lt;/author&gt;&lt;author&gt;Wilson, Ian A&lt;/author&gt;&lt;/authors&gt;&lt;/contributors&gt;&lt;added-date format="utc"&gt;1576534151&lt;/added-date&gt;&lt;ref-type name="Journal Article"&gt;17&lt;/ref-type&gt;&lt;dates&gt;&lt;year&gt;2014&lt;/year&gt;&lt;/dates&gt;&lt;rec-number&gt;797&lt;/rec-number&gt;&lt;last-updated-date format="utc"&gt;1576534151&lt;/last-updated-date&gt;&lt;volume&gt;5&lt;/volume&gt;&lt;/record&gt;&lt;/Cite&gt;&lt;/EndNote&gt;</w:instrText>
      </w:r>
      <w:r w:rsidR="002A4157" w:rsidRPr="003F49CE">
        <w:rPr>
          <w:rStyle w:val="LineNumber"/>
        </w:rPr>
        <w:fldChar w:fldCharType="separate"/>
      </w:r>
      <w:r w:rsidR="00914D13">
        <w:rPr>
          <w:rStyle w:val="LineNumber"/>
          <w:noProof/>
        </w:rPr>
        <w:t>(36)</w:t>
      </w:r>
      <w:r w:rsidR="002A4157" w:rsidRPr="003F49CE">
        <w:rPr>
          <w:rStyle w:val="LineNumber"/>
        </w:rPr>
        <w:fldChar w:fldCharType="end"/>
      </w:r>
      <w:r w:rsidR="002A4157" w:rsidRPr="003F49CE">
        <w:rPr>
          <w:rStyle w:val="LineNumber"/>
        </w:rPr>
        <w:t>.</w:t>
      </w:r>
      <w:r w:rsidRPr="003F49CE" w:rsidDel="008A3F3A">
        <w:rPr>
          <w:rStyle w:val="LineNumber"/>
        </w:rPr>
        <w:t xml:space="preserve"> </w:t>
      </w:r>
    </w:p>
    <w:p w14:paraId="62E623D9" w14:textId="77777777" w:rsidR="002F1B6E" w:rsidRPr="003F49CE" w:rsidRDefault="002F1B6E" w:rsidP="00FA18F4">
      <w:pPr>
        <w:pStyle w:val="Heading3"/>
        <w:rPr>
          <w:rStyle w:val="LineNumber"/>
        </w:rPr>
      </w:pPr>
      <w:bookmarkStart w:id="10" w:name="_Toc42867270"/>
      <w:r>
        <w:rPr>
          <w:rStyle w:val="LineNumber"/>
        </w:rPr>
        <w:t>Empirical validation</w:t>
      </w:r>
      <w:r w:rsidRPr="003F49CE">
        <w:rPr>
          <w:rStyle w:val="LineNumber"/>
        </w:rPr>
        <w:t xml:space="preserve"> of </w:t>
      </w:r>
      <w:r>
        <w:rPr>
          <w:rStyle w:val="LineNumber"/>
        </w:rPr>
        <w:t>machine learning regression models</w:t>
      </w:r>
      <w:bookmarkEnd w:id="10"/>
    </w:p>
    <w:p w14:paraId="31FA196B" w14:textId="2FCEBCCE" w:rsidR="002F1B6E" w:rsidRPr="003F49CE" w:rsidRDefault="002F1B6E" w:rsidP="00FA18F4">
      <w:pPr>
        <w:pStyle w:val="Body"/>
        <w:rPr>
          <w:rStyle w:val="LineNumber"/>
        </w:rPr>
      </w:pPr>
      <w:r w:rsidRPr="003F49CE">
        <w:rPr>
          <w:rStyle w:val="LineNumber"/>
        </w:rPr>
        <w:t>The H3 HA amino acid sequences of uncharacterized</w:t>
      </w:r>
      <w:r>
        <w:rPr>
          <w:rStyle w:val="LineNumber"/>
        </w:rPr>
        <w:t xml:space="preserve"> </w:t>
      </w:r>
      <w:r w:rsidRPr="003F49CE">
        <w:rPr>
          <w:rStyle w:val="LineNumber"/>
        </w:rPr>
        <w:t xml:space="preserve">IAV in swine submitted to </w:t>
      </w:r>
      <w:r>
        <w:rPr>
          <w:rStyle w:val="LineNumber"/>
        </w:rPr>
        <w:t xml:space="preserve">NCBI </w:t>
      </w:r>
      <w:proofErr w:type="spellStart"/>
      <w:r w:rsidRPr="003F49CE">
        <w:rPr>
          <w:rStyle w:val="LineNumber"/>
        </w:rPr>
        <w:t>GenBank</w:t>
      </w:r>
      <w:proofErr w:type="spellEnd"/>
      <w:r w:rsidRPr="003F49CE">
        <w:rPr>
          <w:rStyle w:val="LineNumber"/>
        </w:rPr>
        <w:t xml:space="preserve"> from the Iowa State University Veterinary Diagnostic Lab from January 2016 to August 2018 were collected and </w:t>
      </w:r>
      <w:r w:rsidR="00D4486C">
        <w:rPr>
          <w:rStyle w:val="LineNumber"/>
        </w:rPr>
        <w:t>clustered</w:t>
      </w:r>
      <w:r w:rsidR="00D4486C" w:rsidRPr="003F49CE">
        <w:rPr>
          <w:rStyle w:val="LineNumber"/>
        </w:rPr>
        <w:t xml:space="preserve"> </w:t>
      </w:r>
      <w:r w:rsidRPr="003F49CE">
        <w:rPr>
          <w:rStyle w:val="LineNumber"/>
        </w:rPr>
        <w:t xml:space="preserve">by phylogenetic clade </w:t>
      </w:r>
      <w:r w:rsidR="003D21ED" w:rsidRPr="003F49CE">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 </w:instrText>
      </w:r>
      <w:r w:rsidR="009069A5">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EN.CITE.DATA </w:instrText>
      </w:r>
      <w:r w:rsidR="009069A5">
        <w:rPr>
          <w:rStyle w:val="LineNumber"/>
        </w:rPr>
      </w:r>
      <w:r w:rsidR="009069A5">
        <w:rPr>
          <w:rStyle w:val="LineNumber"/>
        </w:rPr>
        <w:fldChar w:fldCharType="end"/>
      </w:r>
      <w:r w:rsidR="003D21ED" w:rsidRPr="003F49CE">
        <w:rPr>
          <w:rStyle w:val="LineNumber"/>
        </w:rPr>
      </w:r>
      <w:r w:rsidR="003D21ED" w:rsidRPr="003F49CE">
        <w:rPr>
          <w:rStyle w:val="LineNumber"/>
        </w:rPr>
        <w:fldChar w:fldCharType="separate"/>
      </w:r>
      <w:r w:rsidR="009069A5">
        <w:rPr>
          <w:rStyle w:val="LineNumber"/>
          <w:noProof/>
        </w:rPr>
        <w:t>(7,11)</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HA gene s</w:t>
      </w:r>
      <w:r w:rsidRPr="003F49CE">
        <w:rPr>
          <w:rStyle w:val="LineNumber"/>
        </w:rPr>
        <w:t>equences</w:t>
      </w:r>
      <w:r>
        <w:rPr>
          <w:rStyle w:val="LineNumber"/>
        </w:rPr>
        <w:t xml:space="preserve"> </w:t>
      </w:r>
      <w:r w:rsidRPr="003F49CE">
        <w:rPr>
          <w:rStyle w:val="LineNumber"/>
        </w:rPr>
        <w:t>were trimmed to</w:t>
      </w:r>
      <w:r>
        <w:rPr>
          <w:rStyle w:val="LineNumber"/>
        </w:rPr>
        <w:t xml:space="preserve"> the HA1 domain</w:t>
      </w:r>
      <w:r w:rsidRPr="003F49CE">
        <w:rPr>
          <w:rStyle w:val="LineNumber"/>
        </w:rPr>
        <w:t xml:space="preserve"> </w:t>
      </w:r>
      <w:r>
        <w:rPr>
          <w:rStyle w:val="LineNumber"/>
        </w:rPr>
        <w:t>(</w:t>
      </w:r>
      <w:r w:rsidRPr="003F49CE">
        <w:rPr>
          <w:rStyle w:val="LineNumber"/>
        </w:rPr>
        <w:t>positions 1-329 using H3 numbering</w:t>
      </w:r>
      <w:r>
        <w:rPr>
          <w:rStyle w:val="LineNumber"/>
        </w:rPr>
        <w:t xml:space="preserve"> </w:t>
      </w:r>
      <w:r w:rsidRPr="003F49CE">
        <w:rPr>
          <w:rStyle w:val="LineNumber"/>
        </w:rPr>
        <w:t>with the signal peptide removed</w:t>
      </w:r>
      <w:r>
        <w:rPr>
          <w:rStyle w:val="LineNumber"/>
        </w:rPr>
        <w:t>)</w:t>
      </w:r>
      <w:r w:rsidRPr="003F49CE">
        <w:rPr>
          <w:rStyle w:val="LineNumber"/>
        </w:rPr>
        <w:t xml:space="preserve">. </w:t>
      </w:r>
      <w:r>
        <w:rPr>
          <w:rStyle w:val="LineNumber"/>
        </w:rPr>
        <w:t>The</w:t>
      </w:r>
      <w:r w:rsidRPr="003F49CE">
        <w:rPr>
          <w:rStyle w:val="LineNumber"/>
        </w:rPr>
        <w:t xml:space="preserve"> HA</w:t>
      </w:r>
      <w:r>
        <w:rPr>
          <w:rStyle w:val="LineNumber"/>
        </w:rPr>
        <w:t>1</w:t>
      </w:r>
      <w:r w:rsidRPr="003F49CE">
        <w:rPr>
          <w:rStyle w:val="LineNumber"/>
        </w:rPr>
        <w:t xml:space="preserve"> sequences were compared against all antigenically characterized sequences to calculate percent amino acid difference and compare the presence or absence of site-specific amino acid </w:t>
      </w:r>
      <w:r>
        <w:rPr>
          <w:rStyle w:val="LineNumber"/>
        </w:rPr>
        <w:t>mutations</w:t>
      </w:r>
      <w:r w:rsidRPr="003F49CE">
        <w:rPr>
          <w:rStyle w:val="LineNumber"/>
        </w:rPr>
        <w:t xml:space="preserve">. Site-specific amino acid </w:t>
      </w:r>
      <w:r>
        <w:rPr>
          <w:rStyle w:val="LineNumber"/>
        </w:rPr>
        <w:t>mutations</w:t>
      </w:r>
      <w:r w:rsidRPr="003F49CE">
        <w:rPr>
          <w:rStyle w:val="LineNumber"/>
        </w:rPr>
        <w:t xml:space="preserve"> absent from the training set were not considered in </w:t>
      </w:r>
      <w:r>
        <w:rPr>
          <w:rStyle w:val="LineNumber"/>
        </w:rPr>
        <w:t>additional analyses</w:t>
      </w:r>
      <w:r w:rsidRPr="003F49CE">
        <w:rPr>
          <w:rStyle w:val="LineNumber"/>
        </w:rPr>
        <w:t xml:space="preserve">. </w:t>
      </w:r>
      <w:r>
        <w:rPr>
          <w:rStyle w:val="LineNumber"/>
        </w:rPr>
        <w:t>The a</w:t>
      </w:r>
      <w:r w:rsidRPr="003F49CE">
        <w:rPr>
          <w:rStyle w:val="LineNumber"/>
        </w:rPr>
        <w:t>ntigenic distance</w:t>
      </w:r>
      <w:r>
        <w:rPr>
          <w:rStyle w:val="LineNumber"/>
        </w:rPr>
        <w:t xml:space="preserve"> from each uncharacterized HA gene</w:t>
      </w:r>
      <w:r w:rsidRPr="003F49CE">
        <w:rPr>
          <w:rStyle w:val="LineNumber"/>
        </w:rPr>
        <w:t xml:space="preserve"> to each reference antigen was predicted using the </w:t>
      </w:r>
      <w:r>
        <w:rPr>
          <w:rStyle w:val="LineNumber"/>
        </w:rPr>
        <w:t xml:space="preserve">previously described </w:t>
      </w:r>
      <w:r w:rsidRPr="003F49CE">
        <w:rPr>
          <w:rStyle w:val="LineNumber"/>
        </w:rPr>
        <w:t xml:space="preserve">four trained regression models. </w:t>
      </w:r>
    </w:p>
    <w:p w14:paraId="62ADF2B0" w14:textId="4A30A355" w:rsidR="002F1B6E" w:rsidRDefault="002F1B6E" w:rsidP="00FA18F4">
      <w:pPr>
        <w:pStyle w:val="Body"/>
        <w:rPr>
          <w:rStyle w:val="LineNumber"/>
        </w:rPr>
      </w:pPr>
      <w:r w:rsidRPr="003F49CE">
        <w:rPr>
          <w:rStyle w:val="LineNumber"/>
        </w:rPr>
        <w:t xml:space="preserve">A selection of four contemporary </w:t>
      </w:r>
      <w:r>
        <w:rPr>
          <w:rStyle w:val="LineNumber"/>
        </w:rPr>
        <w:t xml:space="preserve">IAV were selected as </w:t>
      </w:r>
      <w:r w:rsidRPr="003F49CE">
        <w:rPr>
          <w:rStyle w:val="LineNumber"/>
        </w:rPr>
        <w:t xml:space="preserve">test antigens to be antigenically characterized </w:t>
      </w:r>
      <w:r>
        <w:rPr>
          <w:rStyle w:val="LineNumber"/>
        </w:rPr>
        <w:t xml:space="preserve">with </w:t>
      </w:r>
      <w:r w:rsidRPr="003F49CE">
        <w:rPr>
          <w:rStyle w:val="LineNumber"/>
        </w:rPr>
        <w:t xml:space="preserve">in vitro </w:t>
      </w:r>
      <w:r>
        <w:rPr>
          <w:rStyle w:val="LineNumber"/>
        </w:rPr>
        <w:t xml:space="preserve">HI assays </w:t>
      </w:r>
      <w:r w:rsidRPr="003F49CE">
        <w:rPr>
          <w:rStyle w:val="LineNumber"/>
        </w:rPr>
        <w:t>to validate the regression models</w:t>
      </w:r>
      <w:r>
        <w:rPr>
          <w:rStyle w:val="LineNumber"/>
        </w:rPr>
        <w:t xml:space="preserve"> using their HA genes</w:t>
      </w:r>
      <w:r w:rsidRPr="003F49CE">
        <w:rPr>
          <w:rStyle w:val="LineNumber"/>
        </w:rPr>
        <w:t xml:space="preserve">. </w:t>
      </w:r>
      <w:r>
        <w:rPr>
          <w:rStyle w:val="LineNumber"/>
        </w:rPr>
        <w:t xml:space="preserve">We selected these HA genes from within the H3-Cluster IVA genetic clade, as: a) this is a significant genetic clade that is frequently detected in diagnostic submissions to the Iowa State University Veterinary Diagnostic Lab </w:t>
      </w:r>
      <w:r w:rsidR="00530BAE">
        <w:rPr>
          <w:rStyle w:val="LineNumber"/>
        </w:rPr>
        <w:fldChar w:fldCharType="begin"/>
      </w:r>
      <w:r w:rsidR="00530BAE">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format="utc"&gt;1589496703&lt;/last-updated-date&gt;&lt;volume&gt;19&lt;/volume&gt;&lt;/record&gt;&lt;/Cite&gt;&lt;/EndNote&gt;</w:instrText>
      </w:r>
      <w:r w:rsidR="00530BAE">
        <w:rPr>
          <w:rStyle w:val="LineNumber"/>
        </w:rPr>
        <w:fldChar w:fldCharType="separate"/>
      </w:r>
      <w:r w:rsidR="00530BAE">
        <w:rPr>
          <w:rStyle w:val="LineNumber"/>
          <w:noProof/>
        </w:rPr>
        <w:t>(11)</w:t>
      </w:r>
      <w:r w:rsidR="00530BAE">
        <w:rPr>
          <w:rStyle w:val="LineNumber"/>
        </w:rPr>
        <w:fldChar w:fldCharType="end"/>
      </w:r>
      <w:r w:rsidR="001B3E1E">
        <w:rPr>
          <w:rStyle w:val="LineNumber"/>
        </w:rPr>
        <w:t xml:space="preserve">; </w:t>
      </w:r>
      <w:r>
        <w:rPr>
          <w:rStyle w:val="LineNumber"/>
        </w:rPr>
        <w:t xml:space="preserve">b) this genetic clade was responsible for more than 300 zoonotic infections from 2012 to present; c) there was a </w:t>
      </w:r>
      <w:r w:rsidR="001369CD">
        <w:rPr>
          <w:rStyle w:val="LineNumber"/>
        </w:rPr>
        <w:t xml:space="preserve">significant </w:t>
      </w:r>
      <w:r>
        <w:rPr>
          <w:rStyle w:val="LineNumber"/>
        </w:rPr>
        <w:t>amount of uncharacterized data</w:t>
      </w:r>
      <w:r w:rsidR="001369CD">
        <w:rPr>
          <w:rStyle w:val="LineNumber"/>
        </w:rPr>
        <w:t xml:space="preserve"> within the last 2 years (n</w:t>
      </w:r>
      <w:r w:rsidR="006832D2">
        <w:rPr>
          <w:rStyle w:val="LineNumber"/>
        </w:rPr>
        <w:t xml:space="preserve"> </w:t>
      </w:r>
      <w:r w:rsidR="001369CD">
        <w:rPr>
          <w:rStyle w:val="LineNumber"/>
        </w:rPr>
        <w:t>=</w:t>
      </w:r>
      <w:r w:rsidR="006832D2">
        <w:rPr>
          <w:rStyle w:val="LineNumber"/>
        </w:rPr>
        <w:t xml:space="preserve"> 299 from 2018 to present</w:t>
      </w:r>
      <w:r w:rsidR="00C27ED6">
        <w:rPr>
          <w:rStyle w:val="LineNumber"/>
        </w:rPr>
        <w:t>,</w:t>
      </w:r>
      <w:r w:rsidR="006832D2">
        <w:rPr>
          <w:rStyle w:val="LineNumber"/>
        </w:rPr>
        <w:t xml:space="preserve"> representing </w:t>
      </w:r>
      <w:r w:rsidR="00C27ED6">
        <w:rPr>
          <w:rStyle w:val="LineNumber"/>
        </w:rPr>
        <w:t xml:space="preserve">8% of </w:t>
      </w:r>
      <w:r w:rsidR="009E7FA6">
        <w:rPr>
          <w:rStyle w:val="LineNumber"/>
        </w:rPr>
        <w:t>sequenced HA genes)</w:t>
      </w:r>
      <w:r>
        <w:rPr>
          <w:rStyle w:val="LineNumber"/>
        </w:rPr>
        <w:t xml:space="preserve">. </w:t>
      </w:r>
      <w:r>
        <w:rPr>
          <w:rFonts w:cs="Times New Roman"/>
        </w:rPr>
        <w:t>Since the ensemble predictions demonstrated the least error in the analyses above, a</w:t>
      </w:r>
      <w:r w:rsidRPr="002A065E">
        <w:rPr>
          <w:rFonts w:cs="Times New Roman"/>
        </w:rPr>
        <w:t>ntigenic</w:t>
      </w:r>
      <w:r w:rsidRPr="00A412DE">
        <w:t xml:space="preserve"> distances of 106 H3-cluster IVA viruses were predicted against a panel of 44 available antisera</w:t>
      </w:r>
      <w:r>
        <w:rPr>
          <w:rFonts w:cs="Times New Roman"/>
        </w:rPr>
        <w:t xml:space="preserve"> using this model</w:t>
      </w:r>
      <w:r w:rsidRPr="002A065E">
        <w:rPr>
          <w:rFonts w:cs="Times New Roman"/>
        </w:rPr>
        <w:t>.</w:t>
      </w:r>
      <w:r>
        <w:rPr>
          <w:rStyle w:val="LineNumber"/>
        </w:rPr>
        <w:t xml:space="preserve"> We selected </w:t>
      </w:r>
      <w:r w:rsidRPr="003F49CE">
        <w:rPr>
          <w:rStyle w:val="LineNumber"/>
        </w:rPr>
        <w:t>four test antigens</w:t>
      </w:r>
      <w:r>
        <w:rPr>
          <w:rStyle w:val="LineNumber"/>
        </w:rPr>
        <w:t>/antisera prediction pairs</w:t>
      </w:r>
      <w:r w:rsidRPr="003F49CE">
        <w:rPr>
          <w:rStyle w:val="LineNumber"/>
        </w:rPr>
        <w:t xml:space="preserve"> </w:t>
      </w:r>
      <w:r>
        <w:rPr>
          <w:rStyle w:val="LineNumber"/>
        </w:rPr>
        <w:t xml:space="preserve">within this genetic clade </w:t>
      </w:r>
      <w:r w:rsidRPr="003F49CE">
        <w:rPr>
          <w:rStyle w:val="LineNumber"/>
        </w:rPr>
        <w:t xml:space="preserve">based on the following criteria: near </w:t>
      </w:r>
      <w:r>
        <w:rPr>
          <w:rStyle w:val="LineNumber"/>
        </w:rPr>
        <w:t xml:space="preserve">amino acid sequence </w:t>
      </w:r>
      <w:r w:rsidRPr="003F49CE">
        <w:rPr>
          <w:rStyle w:val="LineNumber"/>
        </w:rPr>
        <w:t>identity (≥ 98%) and near predicted ensemble antigenic distance measured in antigenic units (AU) (≤ 2AU)</w:t>
      </w:r>
      <w:r>
        <w:rPr>
          <w:rStyle w:val="LineNumber"/>
        </w:rPr>
        <w:t>;</w:t>
      </w:r>
      <w:r w:rsidRPr="003F49CE">
        <w:rPr>
          <w:rStyle w:val="LineNumber"/>
        </w:rPr>
        <w:t xml:space="preserve"> a near identity and far antigenic distance (≥ 3AU)</w:t>
      </w:r>
      <w:r w:rsidR="00C25A11">
        <w:rPr>
          <w:rStyle w:val="LineNumber"/>
        </w:rPr>
        <w:t>;</w:t>
      </w:r>
      <w:r w:rsidRPr="003F49CE">
        <w:rPr>
          <w:rStyle w:val="LineNumber"/>
        </w:rPr>
        <w:t xml:space="preserve"> far identity (≤ 95%, ≥ 90%) and near antigenic distance</w:t>
      </w:r>
      <w:r>
        <w:rPr>
          <w:rStyle w:val="LineNumber"/>
        </w:rPr>
        <w:t xml:space="preserve"> </w:t>
      </w:r>
      <w:r w:rsidRPr="003F49CE">
        <w:rPr>
          <w:rStyle w:val="LineNumber"/>
        </w:rPr>
        <w:t>(≤ 2AU)</w:t>
      </w:r>
      <w:r w:rsidR="00C25A11">
        <w:rPr>
          <w:rStyle w:val="LineNumber"/>
        </w:rPr>
        <w:t xml:space="preserve">; </w:t>
      </w:r>
      <w:r w:rsidRPr="003F49CE">
        <w:rPr>
          <w:rStyle w:val="LineNumber"/>
        </w:rPr>
        <w:t>or far identity</w:t>
      </w:r>
      <w:r>
        <w:rPr>
          <w:rStyle w:val="LineNumber"/>
        </w:rPr>
        <w:t xml:space="preserve"> </w:t>
      </w:r>
      <w:r w:rsidRPr="003F49CE">
        <w:rPr>
          <w:rStyle w:val="LineNumber"/>
        </w:rPr>
        <w:t>(≤ 95%, ≥ 90%) and far antigenic distance</w:t>
      </w:r>
      <w:r>
        <w:rPr>
          <w:rStyle w:val="LineNumber"/>
        </w:rPr>
        <w:t xml:space="preserve"> </w:t>
      </w:r>
      <w:r w:rsidRPr="003F49CE">
        <w:rPr>
          <w:rStyle w:val="LineNumber"/>
        </w:rPr>
        <w:t>(≥ 3AU</w:t>
      </w:r>
      <w:r>
        <w:rPr>
          <w:rStyle w:val="LineNumber"/>
        </w:rPr>
        <w:t>)</w:t>
      </w:r>
      <w:r w:rsidRPr="003F49CE">
        <w:rPr>
          <w:rStyle w:val="LineNumber"/>
        </w:rPr>
        <w:t xml:space="preserve"> (</w:t>
      </w:r>
      <w:r>
        <w:rPr>
          <w:rStyle w:val="LineNumber"/>
        </w:rPr>
        <w:t>F</w:t>
      </w:r>
      <w:r w:rsidRPr="003F49CE">
        <w:rPr>
          <w:rStyle w:val="LineNumber"/>
        </w:rPr>
        <w:t xml:space="preserve">igure 2, </w:t>
      </w:r>
      <w:r>
        <w:rPr>
          <w:rStyle w:val="LineNumber"/>
        </w:rPr>
        <w:t>T</w:t>
      </w:r>
      <w:r w:rsidRPr="003F49CE">
        <w:rPr>
          <w:rStyle w:val="LineNumber"/>
        </w:rPr>
        <w:t>able 3).</w:t>
      </w:r>
    </w:p>
    <w:p w14:paraId="46443B74" w14:textId="74F7DDD3" w:rsidR="002F1B6E" w:rsidRPr="003F49CE" w:rsidRDefault="002F1B6E" w:rsidP="00E256E4">
      <w:pPr>
        <w:spacing w:line="480" w:lineRule="auto"/>
        <w:ind w:firstLine="720"/>
        <w:contextualSpacing/>
        <w:rPr>
          <w:rStyle w:val="LineNumber"/>
        </w:rPr>
      </w:pPr>
      <w:r>
        <w:rPr>
          <w:rStyle w:val="LineNumber"/>
        </w:rPr>
        <w:lastRenderedPageBreak/>
        <w:t xml:space="preserve">The four selected antigen/antisera pairs were tested via </w:t>
      </w:r>
      <w:r w:rsidRPr="003F49CE">
        <w:rPr>
          <w:rStyle w:val="LineNumber"/>
        </w:rPr>
        <w:t xml:space="preserve">HI assay. HI assays were conducted as previously described </w:t>
      </w:r>
      <w:r w:rsidR="00C80C52" w:rsidRPr="003F49CE">
        <w:rPr>
          <w:rStyle w:val="LineNumber"/>
        </w:rPr>
        <w:fldChar w:fldCharType="begin"/>
      </w:r>
      <w:r w:rsidR="00914D13">
        <w:rPr>
          <w:rStyle w:val="LineNumber"/>
        </w:rPr>
        <w:instrText xml:space="preserve"> ADDIN EN.CITE &lt;EndNote&gt;&lt;Cite&gt;&lt;Author&gt;Kitikoon&lt;/Author&gt;&lt;Year&gt;2014&lt;/Year&gt;&lt;IDText&gt;Hemagglutinin inhibition assay with swine sera&lt;/IDText&gt;&lt;DisplayText&gt;(23)&lt;/DisplayText&gt;&lt;record&gt;&lt;titles&gt;&lt;title&gt;Hemagglutinin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80C52" w:rsidRPr="003F49CE">
        <w:rPr>
          <w:rStyle w:val="LineNumber"/>
        </w:rPr>
        <w:fldChar w:fldCharType="separate"/>
      </w:r>
      <w:r w:rsidR="00914D13">
        <w:rPr>
          <w:rStyle w:val="LineNumber"/>
          <w:noProof/>
        </w:rPr>
        <w:t>(23)</w:t>
      </w:r>
      <w:r w:rsidR="00C80C52" w:rsidRPr="003F49CE">
        <w:rPr>
          <w:rStyle w:val="LineNumber"/>
        </w:rPr>
        <w:fldChar w:fldCharType="end"/>
      </w:r>
      <w:r>
        <w:rPr>
          <w:rStyle w:val="LineNumber"/>
        </w:rPr>
        <w:t xml:space="preserve"> with e</w:t>
      </w:r>
      <w:r w:rsidRPr="003F49CE">
        <w:rPr>
          <w:rStyle w:val="LineNumber"/>
        </w:rPr>
        <w:t>mpirical distances calculated by taking the log2 of the heterologous titer subtracting from the log2 of the homologous titer. Empirical distances were compared against predicted values by subtraction.</w:t>
      </w:r>
    </w:p>
    <w:p w14:paraId="42A9B219" w14:textId="77777777" w:rsidR="002F1B6E" w:rsidRPr="007C57CD" w:rsidRDefault="002F1B6E" w:rsidP="00E256E4">
      <w:pPr>
        <w:pStyle w:val="Heading2"/>
        <w:rPr>
          <w:rStyle w:val="LineNumber"/>
          <w:szCs w:val="22"/>
        </w:rPr>
      </w:pPr>
      <w:bookmarkStart w:id="11" w:name="_Toc42867271"/>
      <w:r w:rsidRPr="007C57CD">
        <w:rPr>
          <w:rStyle w:val="LineNumber"/>
          <w:szCs w:val="22"/>
        </w:rPr>
        <w:t>RESULTS</w:t>
      </w:r>
      <w:bookmarkEnd w:id="11"/>
    </w:p>
    <w:p w14:paraId="03224493" w14:textId="77777777" w:rsidR="002F1B6E" w:rsidRPr="003F49CE" w:rsidRDefault="002F1B6E" w:rsidP="00E256E4">
      <w:pPr>
        <w:pStyle w:val="Heading3"/>
        <w:rPr>
          <w:rStyle w:val="LineNumber"/>
        </w:rPr>
      </w:pPr>
      <w:bookmarkStart w:id="12" w:name="_Toc42867272"/>
      <w:r w:rsidRPr="003F49CE">
        <w:rPr>
          <w:rStyle w:val="LineNumber"/>
        </w:rPr>
        <w:t>M</w:t>
      </w:r>
      <w:r>
        <w:rPr>
          <w:rStyle w:val="LineNumber"/>
        </w:rPr>
        <w:t>achine learning m</w:t>
      </w:r>
      <w:r w:rsidRPr="003F49CE">
        <w:rPr>
          <w:rStyle w:val="LineNumber"/>
        </w:rPr>
        <w:t>odel performance</w:t>
      </w:r>
      <w:bookmarkEnd w:id="12"/>
    </w:p>
    <w:p w14:paraId="54AD668F" w14:textId="29709B3C" w:rsidR="002F1B6E" w:rsidRPr="003F49CE" w:rsidRDefault="002F1B6E" w:rsidP="00E256E4">
      <w:pPr>
        <w:pStyle w:val="Body"/>
        <w:rPr>
          <w:rStyle w:val="LineNumber"/>
        </w:rPr>
      </w:pPr>
      <w:r w:rsidRPr="003F49CE">
        <w:rPr>
          <w:rStyle w:val="LineNumber"/>
        </w:rPr>
        <w:t xml:space="preserve">Comparison of </w:t>
      </w:r>
      <w:r w:rsidRPr="001C099A">
        <w:rPr>
          <w:rStyle w:val="LineNumber"/>
        </w:rPr>
        <w:t xml:space="preserve">the empirical antigenic distances against the predicted values indicated that the Pearson correlation for all regression models was within a range </w:t>
      </w:r>
      <w:proofErr w:type="gramStart"/>
      <w:r w:rsidRPr="001C099A">
        <w:rPr>
          <w:rStyle w:val="LineNumber"/>
        </w:rPr>
        <w:t>between 7</w:t>
      </w:r>
      <w:del w:id="13" w:author="Zeller, Michael A [V MPM]" w:date="2020-08-06T22:01:00Z">
        <w:r w:rsidRPr="00FB5ADD" w:rsidDel="005074B5">
          <w:rPr>
            <w:rStyle w:val="LineNumber"/>
          </w:rPr>
          <w:delText>8</w:delText>
        </w:r>
      </w:del>
      <w:ins w:id="14" w:author="Zeller, Michael A [V MPM]" w:date="2020-08-06T22:01:00Z">
        <w:r w:rsidR="005074B5" w:rsidRPr="001C099A">
          <w:rPr>
            <w:rStyle w:val="LineNumber"/>
            <w:rPrChange w:id="15" w:author="Zeller, Michael A [V MPM]" w:date="2020-08-06T22:21:00Z">
              <w:rPr>
                <w:rStyle w:val="LineNumber"/>
                <w:highlight w:val="yellow"/>
              </w:rPr>
            </w:rPrChange>
          </w:rPr>
          <w:t>7</w:t>
        </w:r>
      </w:ins>
      <w:r w:rsidRPr="001C099A">
        <w:rPr>
          <w:rStyle w:val="LineNumber"/>
        </w:rPr>
        <w:t>%-80% (Table 1)</w:t>
      </w:r>
      <w:proofErr w:type="gramEnd"/>
      <w:r w:rsidRPr="001C099A">
        <w:rPr>
          <w:rStyle w:val="LineNumber"/>
        </w:rPr>
        <w:t>. The root mean squared error (RMSE) was between 1.2</w:t>
      </w:r>
      <w:del w:id="16" w:author="Zeller, Michael A [V MPM]" w:date="2020-08-06T22:02:00Z">
        <w:r w:rsidRPr="00FB5ADD" w:rsidDel="005074B5">
          <w:rPr>
            <w:rStyle w:val="LineNumber"/>
          </w:rPr>
          <w:delText>2</w:delText>
        </w:r>
      </w:del>
      <w:ins w:id="17" w:author="Zeller, Michael A [V MPM]" w:date="2020-08-06T22:02:00Z">
        <w:r w:rsidR="005074B5" w:rsidRPr="001C099A">
          <w:rPr>
            <w:rStyle w:val="LineNumber"/>
            <w:rPrChange w:id="18" w:author="Zeller, Michael A [V MPM]" w:date="2020-08-06T22:21:00Z">
              <w:rPr>
                <w:rStyle w:val="LineNumber"/>
                <w:highlight w:val="yellow"/>
              </w:rPr>
            </w:rPrChange>
          </w:rPr>
          <w:t>1</w:t>
        </w:r>
      </w:ins>
      <w:r w:rsidRPr="001C099A">
        <w:rPr>
          <w:rStyle w:val="LineNumber"/>
        </w:rPr>
        <w:t xml:space="preserve"> – 1.6</w:t>
      </w:r>
      <w:del w:id="19" w:author="Zeller, Michael A [V MPM]" w:date="2020-08-06T22:02:00Z">
        <w:r w:rsidRPr="001C099A" w:rsidDel="005074B5">
          <w:rPr>
            <w:rStyle w:val="LineNumber"/>
          </w:rPr>
          <w:delText>7</w:delText>
        </w:r>
      </w:del>
      <w:ins w:id="20" w:author="Zeller, Michael A [V MPM]" w:date="2020-08-06T22:02:00Z">
        <w:r w:rsidR="005074B5" w:rsidRPr="001C099A">
          <w:rPr>
            <w:rStyle w:val="LineNumber"/>
            <w:rPrChange w:id="21" w:author="Zeller, Michael A [V MPM]" w:date="2020-08-06T22:21:00Z">
              <w:rPr>
                <w:rStyle w:val="LineNumber"/>
                <w:highlight w:val="yellow"/>
              </w:rPr>
            </w:rPrChange>
          </w:rPr>
          <w:t>0</w:t>
        </w:r>
      </w:ins>
      <w:r w:rsidRPr="001C099A">
        <w:rPr>
          <w:rStyle w:val="LineNumber"/>
        </w:rPr>
        <w:t xml:space="preserve"> antigenic units of error depending on the model. Ten-fold cross validation of the random forest, </w:t>
      </w:r>
      <w:proofErr w:type="spellStart"/>
      <w:r w:rsidRPr="001C099A">
        <w:rPr>
          <w:rStyle w:val="LineNumber"/>
        </w:rPr>
        <w:t>adaBoost</w:t>
      </w:r>
      <w:proofErr w:type="spellEnd"/>
      <w:r w:rsidRPr="001C099A">
        <w:rPr>
          <w:rStyle w:val="LineNumber"/>
        </w:rPr>
        <w:t xml:space="preserve"> decision tree, and multilayer perceptron regression models had an RMSE of 1.5</w:t>
      </w:r>
      <w:ins w:id="22" w:author="Zeller, Michael A [V MPM]" w:date="2020-08-06T22:02:00Z">
        <w:r w:rsidR="005074B5" w:rsidRPr="001C099A">
          <w:rPr>
            <w:rStyle w:val="LineNumber"/>
            <w:rPrChange w:id="23" w:author="Zeller, Michael A [V MPM]" w:date="2020-08-06T22:21:00Z">
              <w:rPr>
                <w:rStyle w:val="LineNumber"/>
                <w:highlight w:val="yellow"/>
              </w:rPr>
            </w:rPrChange>
          </w:rPr>
          <w:t>6</w:t>
        </w:r>
      </w:ins>
      <w:del w:id="24" w:author="Zeller, Michael A [V MPM]" w:date="2020-08-06T22:02:00Z">
        <w:r w:rsidRPr="001C099A" w:rsidDel="005074B5">
          <w:rPr>
            <w:rStyle w:val="LineNumber"/>
          </w:rPr>
          <w:delText>8</w:delText>
        </w:r>
      </w:del>
      <w:r w:rsidRPr="001C099A">
        <w:rPr>
          <w:rStyle w:val="LineNumber"/>
        </w:rPr>
        <w:t xml:space="preserve"> ± 0.2</w:t>
      </w:r>
      <w:ins w:id="25" w:author="Zeller, Michael A [V MPM]" w:date="2020-08-06T22:02:00Z">
        <w:r w:rsidR="005074B5" w:rsidRPr="001C099A">
          <w:rPr>
            <w:rStyle w:val="LineNumber"/>
            <w:rPrChange w:id="26" w:author="Zeller, Michael A [V MPM]" w:date="2020-08-06T22:21:00Z">
              <w:rPr>
                <w:rStyle w:val="LineNumber"/>
                <w:highlight w:val="yellow"/>
              </w:rPr>
            </w:rPrChange>
          </w:rPr>
          <w:t>9</w:t>
        </w:r>
      </w:ins>
      <w:del w:id="27" w:author="Zeller, Michael A [V MPM]" w:date="2020-08-06T22:02:00Z">
        <w:r w:rsidRPr="001C099A" w:rsidDel="005074B5">
          <w:rPr>
            <w:rStyle w:val="LineNumber"/>
          </w:rPr>
          <w:delText>4</w:delText>
        </w:r>
      </w:del>
      <w:r w:rsidRPr="001C099A">
        <w:rPr>
          <w:rStyle w:val="LineNumber"/>
        </w:rPr>
        <w:t>, 1.</w:t>
      </w:r>
      <w:ins w:id="28" w:author="Zeller, Michael A [V MPM]" w:date="2020-08-06T22:02:00Z">
        <w:r w:rsidR="005074B5" w:rsidRPr="001C099A">
          <w:rPr>
            <w:rStyle w:val="LineNumber"/>
            <w:rPrChange w:id="29" w:author="Zeller, Michael A [V MPM]" w:date="2020-08-06T22:21:00Z">
              <w:rPr>
                <w:rStyle w:val="LineNumber"/>
                <w:highlight w:val="yellow"/>
              </w:rPr>
            </w:rPrChange>
          </w:rPr>
          <w:t>59</w:t>
        </w:r>
      </w:ins>
      <w:del w:id="30" w:author="Zeller, Michael A [V MPM]" w:date="2020-08-06T22:02:00Z">
        <w:r w:rsidRPr="001C099A" w:rsidDel="005074B5">
          <w:rPr>
            <w:rStyle w:val="LineNumber"/>
          </w:rPr>
          <w:delText>65</w:delText>
        </w:r>
      </w:del>
      <w:r w:rsidRPr="001C099A">
        <w:rPr>
          <w:rStyle w:val="LineNumber"/>
        </w:rPr>
        <w:t xml:space="preserve"> ± 0.</w:t>
      </w:r>
      <w:ins w:id="31" w:author="Zeller, Michael A [V MPM]" w:date="2020-08-06T22:02:00Z">
        <w:r w:rsidR="005074B5" w:rsidRPr="001C099A">
          <w:rPr>
            <w:rStyle w:val="LineNumber"/>
            <w:rPrChange w:id="32" w:author="Zeller, Michael A [V MPM]" w:date="2020-08-06T22:21:00Z">
              <w:rPr>
                <w:rStyle w:val="LineNumber"/>
                <w:highlight w:val="yellow"/>
              </w:rPr>
            </w:rPrChange>
          </w:rPr>
          <w:t>33</w:t>
        </w:r>
      </w:ins>
      <w:del w:id="33" w:author="Zeller, Michael A [V MPM]" w:date="2020-08-06T22:02:00Z">
        <w:r w:rsidRPr="001C099A" w:rsidDel="005074B5">
          <w:rPr>
            <w:rStyle w:val="LineNumber"/>
          </w:rPr>
          <w:delText>29</w:delText>
        </w:r>
      </w:del>
      <w:r w:rsidRPr="001C099A">
        <w:rPr>
          <w:rStyle w:val="LineNumber"/>
        </w:rPr>
        <w:t>, and 1.7</w:t>
      </w:r>
      <w:ins w:id="34" w:author="Zeller, Michael A [V MPM]" w:date="2020-08-06T22:02:00Z">
        <w:r w:rsidR="005074B5" w:rsidRPr="001C099A">
          <w:rPr>
            <w:rStyle w:val="LineNumber"/>
            <w:rPrChange w:id="35" w:author="Zeller, Michael A [V MPM]" w:date="2020-08-06T22:21:00Z">
              <w:rPr>
                <w:rStyle w:val="LineNumber"/>
                <w:highlight w:val="yellow"/>
              </w:rPr>
            </w:rPrChange>
          </w:rPr>
          <w:t>6</w:t>
        </w:r>
      </w:ins>
      <w:del w:id="36" w:author="Zeller, Michael A [V MPM]" w:date="2020-08-06T22:02:00Z">
        <w:r w:rsidRPr="001C099A" w:rsidDel="005074B5">
          <w:rPr>
            <w:rStyle w:val="LineNumber"/>
          </w:rPr>
          <w:delText>8</w:delText>
        </w:r>
      </w:del>
      <w:r w:rsidRPr="001C099A">
        <w:rPr>
          <w:rStyle w:val="LineNumber"/>
        </w:rPr>
        <w:t xml:space="preserve"> ± 0.3</w:t>
      </w:r>
      <w:ins w:id="37" w:author="Zeller, Michael A [V MPM]" w:date="2020-08-06T22:02:00Z">
        <w:r w:rsidR="005074B5" w:rsidRPr="001C099A">
          <w:rPr>
            <w:rStyle w:val="LineNumber"/>
            <w:rPrChange w:id="38" w:author="Zeller, Michael A [V MPM]" w:date="2020-08-06T22:21:00Z">
              <w:rPr>
                <w:rStyle w:val="LineNumber"/>
                <w:highlight w:val="yellow"/>
              </w:rPr>
            </w:rPrChange>
          </w:rPr>
          <w:t>9</w:t>
        </w:r>
      </w:ins>
      <w:del w:id="39" w:author="Zeller, Michael A [V MPM]" w:date="2020-08-06T22:02:00Z">
        <w:r w:rsidRPr="001C099A" w:rsidDel="005074B5">
          <w:rPr>
            <w:rStyle w:val="LineNumber"/>
          </w:rPr>
          <w:delText>3</w:delText>
        </w:r>
      </w:del>
      <w:r w:rsidRPr="001C099A">
        <w:rPr>
          <w:rStyle w:val="LineNumber"/>
        </w:rPr>
        <w:t xml:space="preserve"> respectively. The leave-one-out cross validation demonstrated that for all models, 25% </w:t>
      </w:r>
      <w:r w:rsidRPr="001C099A">
        <w:rPr>
          <w:rStyle w:val="LineNumber"/>
          <w:rPrChange w:id="40" w:author="Zeller, Michael A [V MPM]" w:date="2020-08-06T22:21:00Z">
            <w:rPr>
              <w:rStyle w:val="LineNumber"/>
            </w:rPr>
          </w:rPrChange>
        </w:rPr>
        <w:t>had ≤ 0.5 AU, 50% had ≤ 1.0 AU, and 75% had ≤ 1.</w:t>
      </w:r>
      <w:ins w:id="41" w:author="Zeller, Michael A [V MPM]" w:date="2020-08-06T22:20:00Z">
        <w:r w:rsidR="001C099A" w:rsidRPr="001C099A">
          <w:rPr>
            <w:rStyle w:val="LineNumber"/>
            <w:rPrChange w:id="42" w:author="Zeller, Michael A [V MPM]" w:date="2020-08-06T22:21:00Z">
              <w:rPr>
                <w:rStyle w:val="LineNumber"/>
                <w:highlight w:val="yellow"/>
              </w:rPr>
            </w:rPrChange>
          </w:rPr>
          <w:t>7</w:t>
        </w:r>
      </w:ins>
      <w:del w:id="43" w:author="Zeller, Michael A [V MPM]" w:date="2020-08-06T22:20:00Z">
        <w:r w:rsidRPr="001C099A" w:rsidDel="001C099A">
          <w:rPr>
            <w:rStyle w:val="LineNumber"/>
          </w:rPr>
          <w:delText>5</w:delText>
        </w:r>
      </w:del>
      <w:r w:rsidRPr="001C099A">
        <w:rPr>
          <w:rStyle w:val="LineNumber"/>
        </w:rPr>
        <w:t xml:space="preserve"> AU distance error. The maximum observed error was 6.</w:t>
      </w:r>
      <w:ins w:id="44" w:author="Zeller, Michael A [V MPM]" w:date="2020-08-06T22:20:00Z">
        <w:r w:rsidR="001C099A" w:rsidRPr="001C099A">
          <w:rPr>
            <w:rStyle w:val="LineNumber"/>
            <w:rPrChange w:id="45" w:author="Zeller, Michael A [V MPM]" w:date="2020-08-06T22:21:00Z">
              <w:rPr>
                <w:rStyle w:val="LineNumber"/>
                <w:highlight w:val="yellow"/>
              </w:rPr>
            </w:rPrChange>
          </w:rPr>
          <w:t>3</w:t>
        </w:r>
      </w:ins>
      <w:del w:id="46" w:author="Zeller, Michael A [V MPM]" w:date="2020-08-06T22:20:00Z">
        <w:r w:rsidRPr="001C099A" w:rsidDel="001C099A">
          <w:rPr>
            <w:rStyle w:val="LineNumber"/>
          </w:rPr>
          <w:delText>5</w:delText>
        </w:r>
      </w:del>
      <w:r w:rsidRPr="001C099A">
        <w:rPr>
          <w:rStyle w:val="LineNumber"/>
        </w:rPr>
        <w:t xml:space="preserve"> AU, with each model producing errors &gt; 6.0 AU</w:t>
      </w:r>
      <w:r w:rsidR="00E256E4" w:rsidRPr="001C099A">
        <w:rPr>
          <w:rStyle w:val="LineNumber"/>
          <w:rPrChange w:id="47" w:author="Zeller, Michael A [V MPM]" w:date="2020-08-06T22:21:00Z">
            <w:rPr>
              <w:rStyle w:val="LineNumber"/>
            </w:rPr>
          </w:rPrChange>
        </w:rPr>
        <w:t xml:space="preserve"> (Figure </w:t>
      </w:r>
      <w:r w:rsidR="00191B99" w:rsidRPr="001C099A">
        <w:rPr>
          <w:rStyle w:val="LineNumber"/>
          <w:rPrChange w:id="48" w:author="Zeller, Michael A [V MPM]" w:date="2020-08-06T22:21:00Z">
            <w:rPr>
              <w:rStyle w:val="LineNumber"/>
            </w:rPr>
          </w:rPrChange>
        </w:rPr>
        <w:t>1</w:t>
      </w:r>
      <w:r w:rsidRPr="001C099A">
        <w:rPr>
          <w:rStyle w:val="LineNumber"/>
          <w:rPrChange w:id="49" w:author="Zeller, Michael A [V MPM]" w:date="2020-08-06T22:21:00Z">
            <w:rPr>
              <w:rStyle w:val="LineNumber"/>
            </w:rPr>
          </w:rPrChange>
        </w:rPr>
        <w:t>).</w:t>
      </w:r>
      <w:r w:rsidRPr="003F49CE">
        <w:rPr>
          <w:rStyle w:val="LineNumber"/>
        </w:rPr>
        <w:t xml:space="preserve"> </w:t>
      </w:r>
    </w:p>
    <w:p w14:paraId="1B446DC5" w14:textId="6405D100" w:rsidR="002F1B6E" w:rsidRDefault="002F1B6E" w:rsidP="002F1B6E">
      <w:pPr>
        <w:pStyle w:val="Heading3"/>
        <w:rPr>
          <w:rStyle w:val="LineNumber"/>
        </w:rPr>
      </w:pPr>
      <w:bookmarkStart w:id="50" w:name="_Toc42867273"/>
      <w:r>
        <w:rPr>
          <w:rStyle w:val="LineNumber"/>
        </w:rPr>
        <w:t xml:space="preserve">Mapping antigenic predictions onto </w:t>
      </w:r>
      <w:r w:rsidR="00C25A11">
        <w:rPr>
          <w:rStyle w:val="LineNumber"/>
        </w:rPr>
        <w:t xml:space="preserve">phylogenetic </w:t>
      </w:r>
      <w:r>
        <w:rPr>
          <w:rStyle w:val="LineNumber"/>
        </w:rPr>
        <w:t>trees</w:t>
      </w:r>
    </w:p>
    <w:p w14:paraId="2B33E5AD" w14:textId="252E6903" w:rsidR="002F1B6E" w:rsidRDefault="002F1B6E" w:rsidP="002F1B6E">
      <w:pPr>
        <w:pStyle w:val="Body"/>
        <w:rPr>
          <w:rStyle w:val="LineNumber"/>
        </w:rPr>
      </w:pPr>
      <w:r>
        <w:rPr>
          <w:rStyle w:val="LineNumber"/>
        </w:rPr>
        <w:t>Four trees were built with sequences genetically similar to each test antigen</w:t>
      </w:r>
      <w:r w:rsidR="00813C24">
        <w:rPr>
          <w:rStyle w:val="LineNumber"/>
        </w:rPr>
        <w:t xml:space="preserve"> (Figure 2)</w:t>
      </w:r>
      <w:r>
        <w:rPr>
          <w:rStyle w:val="LineNumber"/>
        </w:rPr>
        <w:t>. Trees were annotated with an amino acid motif based on positions 145, 155, 156, 158, 159, and 189 as these sites have been found to have a disproportionate effect on the observed antigenic phenot</w:t>
      </w:r>
      <w:r w:rsidR="004C04D2">
        <w:rPr>
          <w:rStyle w:val="LineNumber"/>
        </w:rPr>
        <w:t xml:space="preserve">ype in both human and swine H3 </w:t>
      </w:r>
      <w:r w:rsidR="004C04D2">
        <w:rPr>
          <w:rStyle w:val="LineNumber"/>
        </w:rPr>
        <w:fldChar w:fldCharType="begin"/>
      </w:r>
      <w:r w:rsidR="004C04D2">
        <w:rPr>
          <w:rStyle w:val="LineNumber"/>
        </w:rPr>
        <w:instrText xml:space="preserve"> ADDIN EN.CITE &lt;EndNote&gt;&lt;Cite&gt;&lt;Author&gt;Abente&lt;/Author&gt;&lt;Year&gt;2016&lt;/Year&gt;&lt;IDText&gt;The molecular determinants of antibody recognition and antigenic drift in the H3 hemagglutinin of swine influenza A virus&lt;/IDText&gt;&lt;DisplayText&gt;(14)&lt;/DisplayText&gt;&lt;record&gt;&lt;isbn&gt;0022-538X&lt;/isbn&gt;&lt;titles&gt;&lt;title&gt;The molecular determinants of antibody recognition and antigenic drift in the H3 hemagglutinin of swine influenza A virus&lt;/title&gt;&lt;secondary-title&gt;Journal of virology&lt;/secondary-title&gt;&lt;/titles&gt;&lt;pages&gt;8266-8280&lt;/pages&gt;&lt;number&gt;18&lt;/number&gt;&lt;contributors&gt;&lt;authors&gt;&lt;author&gt;Abente, Eugenio J&lt;/author&gt;&lt;author&gt;Santos, Jefferson&lt;/author&gt;&lt;author&gt;Lewis, Nicola S&lt;/author&gt;&lt;author&gt;Gauger, Phillip C&lt;/author&gt;&lt;author&gt;Stratton, Jered&lt;/author&gt;&lt;author&gt;Skepner, Eugene&lt;/author&gt;&lt;author&gt;Anderson, Tavis K&lt;/author&gt;&lt;author&gt;Rajao, Daniela S&lt;/author&gt;&lt;author&gt;Perez, Daniel R&lt;/author&gt;&lt;author&gt;Vincent, Amy L&lt;/author&gt;&lt;/authors&gt;&lt;/contributors&gt;&lt;added-date format="utc"&gt;1580243496&lt;/added-date&gt;&lt;ref-type name="Journal Article"&gt;17&lt;/ref-type&gt;&lt;dates&gt;&lt;year&gt;2016&lt;/year&gt;&lt;/dates&gt;&lt;rec-number&gt;804&lt;/rec-number&gt;&lt;last-updated-date format="utc"&gt;1580243496&lt;/last-updated-date&gt;&lt;volume&gt;90&lt;/volume&gt;&lt;/record&gt;&lt;/Cite&gt;&lt;/EndNote&gt;</w:instrText>
      </w:r>
      <w:r w:rsidR="004C04D2">
        <w:rPr>
          <w:rStyle w:val="LineNumber"/>
        </w:rPr>
        <w:fldChar w:fldCharType="separate"/>
      </w:r>
      <w:r w:rsidR="004C04D2">
        <w:rPr>
          <w:rStyle w:val="LineNumber"/>
          <w:noProof/>
        </w:rPr>
        <w:t>(14)</w:t>
      </w:r>
      <w:r w:rsidR="004C04D2">
        <w:rPr>
          <w:rStyle w:val="LineNumber"/>
        </w:rPr>
        <w:fldChar w:fldCharType="end"/>
      </w:r>
      <w:r>
        <w:rPr>
          <w:rStyle w:val="LineNumber"/>
        </w:rPr>
        <w:t xml:space="preserve">. </w:t>
      </w:r>
      <w:r w:rsidRPr="00107667">
        <w:rPr>
          <w:rStyle w:val="LineNumber"/>
        </w:rPr>
        <w:t xml:space="preserve">The antigenic motif between test </w:t>
      </w:r>
      <w:r>
        <w:rPr>
          <w:rStyle w:val="LineNumber"/>
        </w:rPr>
        <w:t>a</w:t>
      </w:r>
      <w:r w:rsidRPr="00107667">
        <w:rPr>
          <w:rStyle w:val="LineNumber"/>
        </w:rPr>
        <w:t>ntigen A/swine/Nebraska/A01672826/2017 and reference antiserum A/swine/Indiana/A00968373/2012 match, both being NYNNYK</w:t>
      </w:r>
      <w:ins w:id="51" w:author="Zeller, Michael A [V MPM]" w:date="2020-08-06T22:24:00Z">
        <w:r w:rsidR="001C099A">
          <w:rPr>
            <w:rStyle w:val="LineNumber"/>
          </w:rPr>
          <w:t xml:space="preserve"> (Figure 2A)</w:t>
        </w:r>
      </w:ins>
      <w:r w:rsidRPr="00107667">
        <w:rPr>
          <w:rStyle w:val="LineNumber"/>
        </w:rPr>
        <w:t xml:space="preserve">. The antigenic motif </w:t>
      </w:r>
      <w:r>
        <w:rPr>
          <w:rStyle w:val="LineNumber"/>
        </w:rPr>
        <w:t>of</w:t>
      </w:r>
      <w:r w:rsidRPr="00107667">
        <w:rPr>
          <w:rStyle w:val="LineNumber"/>
        </w:rPr>
        <w:t xml:space="preserve"> test </w:t>
      </w:r>
      <w:r>
        <w:rPr>
          <w:rStyle w:val="LineNumber"/>
        </w:rPr>
        <w:t>a</w:t>
      </w:r>
      <w:r w:rsidRPr="00107667">
        <w:rPr>
          <w:rStyle w:val="LineNumber"/>
        </w:rPr>
        <w:t xml:space="preserve">ntigen A/swine/Indiana/A02214844/2017 </w:t>
      </w:r>
      <w:r w:rsidR="00EF7EFA">
        <w:rPr>
          <w:rStyle w:val="LineNumber"/>
        </w:rPr>
        <w:t xml:space="preserve">was </w:t>
      </w:r>
      <w:r>
        <w:rPr>
          <w:rStyle w:val="LineNumber"/>
        </w:rPr>
        <w:t xml:space="preserve">NYNNYK, while </w:t>
      </w:r>
      <w:r w:rsidRPr="00107667">
        <w:rPr>
          <w:rStyle w:val="LineNumber"/>
        </w:rPr>
        <w:t>reference antiserum A/swine/Iowa/A01480656/2014</w:t>
      </w:r>
      <w:r>
        <w:rPr>
          <w:rStyle w:val="LineNumber"/>
        </w:rPr>
        <w:t xml:space="preserve">’s motif </w:t>
      </w:r>
      <w:r w:rsidR="00EF7EFA">
        <w:rPr>
          <w:rStyle w:val="LineNumber"/>
        </w:rPr>
        <w:t xml:space="preserve">was </w:t>
      </w:r>
      <w:r>
        <w:rPr>
          <w:rStyle w:val="LineNumber"/>
        </w:rPr>
        <w:t>KYNNYK, differing at position 145</w:t>
      </w:r>
      <w:ins w:id="52" w:author="Zeller, Michael A [V MPM]" w:date="2020-08-06T22:24:00Z">
        <w:r w:rsidR="001C099A">
          <w:rPr>
            <w:rStyle w:val="LineNumber"/>
          </w:rPr>
          <w:t xml:space="preserve"> (Figure 2B)</w:t>
        </w:r>
      </w:ins>
      <w:r>
        <w:rPr>
          <w:rStyle w:val="LineNumber"/>
        </w:rPr>
        <w:t>.</w:t>
      </w:r>
      <w:r w:rsidRPr="00107667">
        <w:rPr>
          <w:rStyle w:val="LineNumber"/>
        </w:rPr>
        <w:t xml:space="preserve"> Th</w:t>
      </w:r>
      <w:r>
        <w:rPr>
          <w:rStyle w:val="LineNumber"/>
        </w:rPr>
        <w:t>e antigenic motif between test a</w:t>
      </w:r>
      <w:r w:rsidRPr="00107667">
        <w:rPr>
          <w:rStyle w:val="LineNumber"/>
        </w:rPr>
        <w:t>ntigen A/swine/North</w:t>
      </w:r>
      <w:r w:rsidR="00EF7EFA">
        <w:rPr>
          <w:rStyle w:val="LineNumber"/>
        </w:rPr>
        <w:t xml:space="preserve"> </w:t>
      </w:r>
      <w:r w:rsidRPr="00107667">
        <w:rPr>
          <w:rStyle w:val="LineNumber"/>
        </w:rPr>
        <w:t>Carolina/A01732197/2016 and reference antiserum A/swine/Pennsylvania/A01076777/2010 match, both being NYNNYK</w:t>
      </w:r>
      <w:ins w:id="53" w:author="Zeller, Michael A [V MPM]" w:date="2020-08-06T22:24:00Z">
        <w:r w:rsidR="001C099A">
          <w:rPr>
            <w:rStyle w:val="LineNumber"/>
          </w:rPr>
          <w:t xml:space="preserve"> (Figure 2C)</w:t>
        </w:r>
      </w:ins>
      <w:r w:rsidRPr="00107667">
        <w:rPr>
          <w:rStyle w:val="LineNumber"/>
        </w:rPr>
        <w:t xml:space="preserve">. </w:t>
      </w:r>
      <w:r w:rsidRPr="00347554">
        <w:rPr>
          <w:rStyle w:val="LineNumber"/>
        </w:rPr>
        <w:t>The antigenic mo</w:t>
      </w:r>
      <w:r w:rsidRPr="00FB5ADD">
        <w:rPr>
          <w:rStyle w:val="LineNumber"/>
        </w:rPr>
        <w:t xml:space="preserve">tif of test antigen A/swine/Iowa/A01733626/2016 </w:t>
      </w:r>
      <w:r w:rsidR="00EF7EFA" w:rsidRPr="00FB5ADD">
        <w:rPr>
          <w:rStyle w:val="LineNumber"/>
          <w:rPrChange w:id="54" w:author="Zeller, Michael A [V MPM]" w:date="2020-08-06T22:34:00Z">
            <w:rPr>
              <w:rStyle w:val="LineNumber"/>
            </w:rPr>
          </w:rPrChange>
        </w:rPr>
        <w:t xml:space="preserve">was </w:t>
      </w:r>
      <w:r w:rsidRPr="00FB5ADD">
        <w:rPr>
          <w:rStyle w:val="LineNumber"/>
          <w:rPrChange w:id="55" w:author="Zeller, Michael A [V MPM]" w:date="2020-08-06T22:34:00Z">
            <w:rPr>
              <w:rStyle w:val="LineNumber"/>
            </w:rPr>
          </w:rPrChange>
        </w:rPr>
        <w:t xml:space="preserve">SYKNYK, while reference antiserum </w:t>
      </w:r>
      <w:r w:rsidRPr="00FB5ADD">
        <w:rPr>
          <w:rStyle w:val="LineNumber"/>
          <w:rPrChange w:id="56" w:author="Zeller, Michael A [V MPM]" w:date="2020-08-06T22:34:00Z">
            <w:rPr>
              <w:rStyle w:val="LineNumber"/>
            </w:rPr>
          </w:rPrChange>
        </w:rPr>
        <w:lastRenderedPageBreak/>
        <w:t xml:space="preserve">A/swine/Indiana/A01202866/2011’s motif </w:t>
      </w:r>
      <w:r w:rsidR="00EF7EFA" w:rsidRPr="00FB5ADD">
        <w:rPr>
          <w:rStyle w:val="LineNumber"/>
          <w:rPrChange w:id="57" w:author="Zeller, Michael A [V MPM]" w:date="2020-08-06T22:34:00Z">
            <w:rPr>
              <w:rStyle w:val="LineNumber"/>
            </w:rPr>
          </w:rPrChange>
        </w:rPr>
        <w:t xml:space="preserve">was </w:t>
      </w:r>
      <w:del w:id="58" w:author="Zeller, Michael A [V MPM]" w:date="2020-08-06T22:31:00Z">
        <w:r w:rsidRPr="00FB5ADD" w:rsidDel="00FB5ADD">
          <w:rPr>
            <w:rStyle w:val="LineNumber"/>
            <w:rPrChange w:id="59" w:author="Zeller, Michael A [V MPM]" w:date="2020-08-06T22:34:00Z">
              <w:rPr>
                <w:rStyle w:val="LineNumber"/>
              </w:rPr>
            </w:rPrChange>
          </w:rPr>
          <w:delText>NYNNYK</w:delText>
        </w:r>
      </w:del>
      <w:ins w:id="60" w:author="Zeller, Michael A [V MPM]" w:date="2020-08-06T22:31:00Z">
        <w:r w:rsidR="00FB5ADD" w:rsidRPr="00FB5ADD">
          <w:rPr>
            <w:rStyle w:val="LineNumber"/>
            <w:rPrChange w:id="61" w:author="Zeller, Michael A [V MPM]" w:date="2020-08-06T22:34:00Z">
              <w:rPr>
                <w:rStyle w:val="LineNumber"/>
                <w:highlight w:val="yellow"/>
              </w:rPr>
            </w:rPrChange>
          </w:rPr>
          <w:t>NYHGHE</w:t>
        </w:r>
      </w:ins>
      <w:r w:rsidRPr="00FB5ADD">
        <w:rPr>
          <w:rStyle w:val="LineNumber"/>
        </w:rPr>
        <w:t>, differing at positions 145</w:t>
      </w:r>
      <w:ins w:id="62" w:author="Zeller, Michael A [V MPM]" w:date="2020-08-06T22:32:00Z">
        <w:r w:rsidR="00FB5ADD" w:rsidRPr="00FB5ADD">
          <w:rPr>
            <w:rStyle w:val="LineNumber"/>
            <w:rPrChange w:id="63" w:author="Zeller, Michael A [V MPM]" w:date="2020-08-06T22:34:00Z">
              <w:rPr>
                <w:rStyle w:val="LineNumber"/>
                <w:highlight w:val="yellow"/>
              </w:rPr>
            </w:rPrChange>
          </w:rPr>
          <w:t xml:space="preserve">, </w:t>
        </w:r>
      </w:ins>
      <w:del w:id="64" w:author="Zeller, Michael A [V MPM]" w:date="2020-08-06T22:32:00Z">
        <w:r w:rsidRPr="00FB5ADD" w:rsidDel="00FB5ADD">
          <w:rPr>
            <w:rStyle w:val="LineNumber"/>
          </w:rPr>
          <w:delText xml:space="preserve"> and </w:delText>
        </w:r>
      </w:del>
      <w:r w:rsidRPr="00FB5ADD">
        <w:rPr>
          <w:rStyle w:val="LineNumber"/>
        </w:rPr>
        <w:t>156</w:t>
      </w:r>
      <w:ins w:id="65" w:author="Zeller, Michael A [V MPM]" w:date="2020-08-06T22:32:00Z">
        <w:r w:rsidR="00FB5ADD" w:rsidRPr="00FB5ADD">
          <w:rPr>
            <w:rStyle w:val="LineNumber"/>
            <w:rPrChange w:id="66" w:author="Zeller, Michael A [V MPM]" w:date="2020-08-06T22:34:00Z">
              <w:rPr>
                <w:rStyle w:val="LineNumber"/>
                <w:highlight w:val="yellow"/>
              </w:rPr>
            </w:rPrChange>
          </w:rPr>
          <w:t>, 158, 159, 189</w:t>
        </w:r>
      </w:ins>
      <w:ins w:id="67" w:author="Zeller, Michael A [V MPM]" w:date="2020-08-06T22:24:00Z">
        <w:r w:rsidR="00DC3CAA" w:rsidRPr="00FB5ADD">
          <w:rPr>
            <w:rStyle w:val="LineNumber"/>
          </w:rPr>
          <w:t xml:space="preserve"> (Figure 2D)</w:t>
        </w:r>
      </w:ins>
      <w:r w:rsidRPr="00FB5ADD">
        <w:rPr>
          <w:rStyle w:val="LineNumber"/>
        </w:rPr>
        <w:t>.</w:t>
      </w:r>
    </w:p>
    <w:p w14:paraId="00FEDFCA" w14:textId="77777777" w:rsidR="002F1B6E" w:rsidRPr="003F49CE" w:rsidRDefault="002F1B6E" w:rsidP="00FC78F9">
      <w:pPr>
        <w:pStyle w:val="Heading3"/>
        <w:rPr>
          <w:rStyle w:val="LineNumber"/>
        </w:rPr>
      </w:pPr>
      <w:r>
        <w:rPr>
          <w:rStyle w:val="LineNumber"/>
        </w:rPr>
        <w:t>Empirical validation of the predicted a</w:t>
      </w:r>
      <w:r w:rsidRPr="003F49CE">
        <w:rPr>
          <w:rStyle w:val="LineNumber"/>
        </w:rPr>
        <w:t>ntigenic distance predictions</w:t>
      </w:r>
      <w:bookmarkEnd w:id="50"/>
    </w:p>
    <w:p w14:paraId="4CDBF5DD" w14:textId="633CA0D8" w:rsidR="002F1B6E" w:rsidRPr="003F49CE" w:rsidRDefault="002F1B6E" w:rsidP="00FC78F9">
      <w:pPr>
        <w:pStyle w:val="Body"/>
        <w:rPr>
          <w:rStyle w:val="LineNumber"/>
        </w:rPr>
      </w:pPr>
      <w:r w:rsidRPr="003F49CE">
        <w:rPr>
          <w:rStyle w:val="LineNumber"/>
        </w:rPr>
        <w:t>The predicted ensemble distances of the selected test antigens were validated via HI assay</w:t>
      </w:r>
      <w:r w:rsidR="00FC78F9">
        <w:rPr>
          <w:rStyle w:val="LineNumber"/>
        </w:rPr>
        <w:t xml:space="preserve"> (S</w:t>
      </w:r>
      <w:r>
        <w:rPr>
          <w:rStyle w:val="LineNumber"/>
        </w:rPr>
        <w:t xml:space="preserve">upplemental Table </w:t>
      </w:r>
      <w:r w:rsidR="00FC78F9">
        <w:rPr>
          <w:rStyle w:val="LineNumber"/>
        </w:rPr>
        <w:t>2</w:t>
      </w:r>
      <w:r>
        <w:rPr>
          <w:rStyle w:val="LineNumber"/>
        </w:rPr>
        <w:t>)</w:t>
      </w:r>
      <w:r w:rsidRPr="003F49CE">
        <w:rPr>
          <w:rStyle w:val="LineNumber"/>
        </w:rPr>
        <w:t>. Test antigen A/swine/Nebraska/A01672826/2017 was predicted to be 0.1</w:t>
      </w:r>
      <w:ins w:id="68" w:author="Zeller, Michael A [V MPM]" w:date="2020-08-06T22:34:00Z">
        <w:r w:rsidR="0018421F">
          <w:rPr>
            <w:rStyle w:val="LineNumber"/>
          </w:rPr>
          <w:t>5</w:t>
        </w:r>
      </w:ins>
      <w:del w:id="69" w:author="Zeller, Michael A [V MPM]" w:date="2020-08-06T22:34:00Z">
        <w:r w:rsidRPr="003F49CE" w:rsidDel="0018421F">
          <w:rPr>
            <w:rStyle w:val="LineNumber"/>
          </w:rPr>
          <w:delText>6</w:delText>
        </w:r>
      </w:del>
      <w:r w:rsidRPr="003F49CE">
        <w:rPr>
          <w:rStyle w:val="LineNumber"/>
        </w:rPr>
        <w:t xml:space="preserve"> AU from reference strain A/swine/Indiana/A00968373/2012, sharing 99.</w:t>
      </w:r>
      <w:r>
        <w:rPr>
          <w:rStyle w:val="LineNumber"/>
        </w:rPr>
        <w:t>4</w:t>
      </w:r>
      <w:r w:rsidRPr="003F49CE">
        <w:rPr>
          <w:rStyle w:val="LineNumber"/>
        </w:rPr>
        <w:t>% amino acid identity between the HA1 segments of the HA (</w:t>
      </w:r>
      <w:r>
        <w:rPr>
          <w:rStyle w:val="LineNumber"/>
        </w:rPr>
        <w:t>T</w:t>
      </w:r>
      <w:r w:rsidRPr="003F49CE">
        <w:rPr>
          <w:rStyle w:val="LineNumber"/>
        </w:rPr>
        <w:t xml:space="preserve">able 2). Both the reference and test antigens </w:t>
      </w:r>
      <w:r w:rsidR="00EF7EFA">
        <w:rPr>
          <w:rStyle w:val="LineNumber"/>
        </w:rPr>
        <w:t>were</w:t>
      </w:r>
      <w:r w:rsidR="00EF7EFA" w:rsidRPr="003F49CE">
        <w:rPr>
          <w:rStyle w:val="LineNumber"/>
        </w:rPr>
        <w:t xml:space="preserve"> </w:t>
      </w:r>
      <w:r w:rsidRPr="003F49CE">
        <w:rPr>
          <w:rStyle w:val="LineNumber"/>
        </w:rPr>
        <w:t>from the H3-cluster IVA clade</w:t>
      </w:r>
      <w:r>
        <w:rPr>
          <w:rStyle w:val="LineNumber"/>
        </w:rPr>
        <w:t xml:space="preserve"> </w:t>
      </w:r>
      <w:r w:rsidRPr="003F49CE">
        <w:rPr>
          <w:rStyle w:val="LineNumber"/>
        </w:rPr>
        <w:t>(</w:t>
      </w:r>
      <w:r>
        <w:rPr>
          <w:rStyle w:val="LineNumber"/>
        </w:rPr>
        <w:t>F</w:t>
      </w:r>
      <w:r w:rsidRPr="003F49CE">
        <w:rPr>
          <w:rStyle w:val="LineNumber"/>
        </w:rPr>
        <w:t>igure 2</w:t>
      </w:r>
      <w:r>
        <w:rPr>
          <w:rStyle w:val="LineNumber"/>
        </w:rPr>
        <w:t>A</w:t>
      </w:r>
      <w:r w:rsidRPr="003F49CE">
        <w:rPr>
          <w:rStyle w:val="LineNumber"/>
        </w:rPr>
        <w:t>)</w:t>
      </w:r>
      <w:r>
        <w:rPr>
          <w:rStyle w:val="LineNumber"/>
        </w:rPr>
        <w:t>, and t</w:t>
      </w:r>
      <w:r w:rsidRPr="003F49CE">
        <w:rPr>
          <w:rStyle w:val="LineNumber"/>
        </w:rPr>
        <w:t xml:space="preserve">his pairing represented the near identity and near antigenic distance prediction. The </w:t>
      </w:r>
      <w:r>
        <w:rPr>
          <w:rStyle w:val="LineNumber"/>
        </w:rPr>
        <w:t xml:space="preserve">amino acid </w:t>
      </w:r>
      <w:r w:rsidRPr="003F49CE">
        <w:rPr>
          <w:rStyle w:val="LineNumber"/>
        </w:rPr>
        <w:t>differences between the reference strain and the test antigen were at M10T and R208I (</w:t>
      </w:r>
      <w:r>
        <w:rPr>
          <w:rStyle w:val="LineNumber"/>
        </w:rPr>
        <w:t>T</w:t>
      </w:r>
      <w:r w:rsidRPr="003F49CE">
        <w:rPr>
          <w:rStyle w:val="LineNumber"/>
        </w:rPr>
        <w:t>able 2). The HI assay demonstrated the antigenic distance between the reference strain antiserum and test antigen was 0.5 AU (</w:t>
      </w:r>
      <w:r>
        <w:rPr>
          <w:rStyle w:val="LineNumber"/>
        </w:rPr>
        <w:t>T</w:t>
      </w:r>
      <w:r w:rsidRPr="003F49CE">
        <w:rPr>
          <w:rStyle w:val="LineNumber"/>
        </w:rPr>
        <w:t>able 3)</w:t>
      </w:r>
      <w:r>
        <w:rPr>
          <w:rStyle w:val="LineNumber"/>
        </w:rPr>
        <w:t xml:space="preserve"> with an </w:t>
      </w:r>
      <w:r w:rsidRPr="003F49CE">
        <w:rPr>
          <w:rStyle w:val="LineNumber"/>
        </w:rPr>
        <w:t xml:space="preserve">error between the predicted distance and the empirical distance </w:t>
      </w:r>
      <w:r>
        <w:rPr>
          <w:rStyle w:val="LineNumber"/>
        </w:rPr>
        <w:t>of</w:t>
      </w:r>
      <w:r w:rsidRPr="003F49CE">
        <w:rPr>
          <w:rStyle w:val="LineNumber"/>
        </w:rPr>
        <w:t xml:space="preserve"> 0.3</w:t>
      </w:r>
      <w:ins w:id="70" w:author="Zeller, Michael A [V MPM]" w:date="2020-08-06T22:37:00Z">
        <w:r w:rsidR="0018421F">
          <w:rPr>
            <w:rStyle w:val="LineNumber"/>
          </w:rPr>
          <w:t>5</w:t>
        </w:r>
      </w:ins>
      <w:del w:id="71" w:author="Zeller, Michael A [V MPM]" w:date="2020-08-06T22:37:00Z">
        <w:r w:rsidRPr="003F49CE" w:rsidDel="0018421F">
          <w:rPr>
            <w:rStyle w:val="LineNumber"/>
          </w:rPr>
          <w:delText>4</w:delText>
        </w:r>
      </w:del>
      <w:r w:rsidRPr="003F49CE">
        <w:rPr>
          <w:rStyle w:val="LineNumber"/>
        </w:rPr>
        <w:t xml:space="preserve"> AU.</w:t>
      </w:r>
    </w:p>
    <w:p w14:paraId="2D7402F1" w14:textId="06950A05" w:rsidR="002F1B6E" w:rsidRDefault="002F1B6E" w:rsidP="00FC78F9">
      <w:pPr>
        <w:pStyle w:val="Body"/>
        <w:rPr>
          <w:rStyle w:val="LineNumber"/>
        </w:rPr>
      </w:pPr>
      <w:r w:rsidRPr="003F49CE">
        <w:rPr>
          <w:rStyle w:val="LineNumber"/>
        </w:rPr>
        <w:t>Test antigen A/swine/Indiana/A02214844/2017 was predicted at 3.3</w:t>
      </w:r>
      <w:ins w:id="72" w:author="Zeller, Michael A [V MPM]" w:date="2020-08-06T22:38:00Z">
        <w:r w:rsidR="0018421F">
          <w:rPr>
            <w:rStyle w:val="LineNumber"/>
          </w:rPr>
          <w:t>9</w:t>
        </w:r>
      </w:ins>
      <w:del w:id="73" w:author="Zeller, Michael A [V MPM]" w:date="2020-08-06T22:38:00Z">
        <w:r w:rsidRPr="003F49CE" w:rsidDel="0018421F">
          <w:rPr>
            <w:rStyle w:val="LineNumber"/>
          </w:rPr>
          <w:delText>0</w:delText>
        </w:r>
      </w:del>
      <w:r w:rsidRPr="003F49CE">
        <w:rPr>
          <w:rStyle w:val="LineNumber"/>
        </w:rPr>
        <w:t xml:space="preserve"> AU from reference strain A/swine/Iowa/</w:t>
      </w:r>
      <w:r>
        <w:rPr>
          <w:rStyle w:val="LineNumber"/>
        </w:rPr>
        <w:t>A</w:t>
      </w:r>
      <w:r w:rsidRPr="003F49CE">
        <w:rPr>
          <w:rStyle w:val="LineNumber"/>
        </w:rPr>
        <w:t>01480656/2014, sharing 98.5% amino acid identity between the HA1 segments. Both the reference</w:t>
      </w:r>
      <w:r>
        <w:rPr>
          <w:rStyle w:val="LineNumber"/>
        </w:rPr>
        <w:t xml:space="preserve"> strain</w:t>
      </w:r>
      <w:r w:rsidRPr="003F49CE">
        <w:rPr>
          <w:rStyle w:val="LineNumber"/>
        </w:rPr>
        <w:t xml:space="preserve"> and test antigens are from the H3-cluster IVA clade</w:t>
      </w:r>
      <w:r w:rsidR="00C50142">
        <w:rPr>
          <w:rStyle w:val="LineNumber"/>
        </w:rPr>
        <w:t xml:space="preserve"> (Figure </w:t>
      </w:r>
      <w:r>
        <w:rPr>
          <w:rStyle w:val="LineNumber"/>
        </w:rPr>
        <w:t>2B), and t</w:t>
      </w:r>
      <w:r w:rsidRPr="003F49CE">
        <w:rPr>
          <w:rStyle w:val="LineNumber"/>
        </w:rPr>
        <w:t xml:space="preserve">his pairing represents near identity but far antigenic distance prediction. There </w:t>
      </w:r>
      <w:r>
        <w:rPr>
          <w:rStyle w:val="LineNumber"/>
        </w:rPr>
        <w:t>were</w:t>
      </w:r>
      <w:r w:rsidRPr="003F49CE">
        <w:rPr>
          <w:rStyle w:val="LineNumber"/>
        </w:rPr>
        <w:t xml:space="preserve"> 5 amino acid differences between the reference strain and test antigen</w:t>
      </w:r>
      <w:r w:rsidR="00EF7EFA">
        <w:rPr>
          <w:rStyle w:val="LineNumber"/>
        </w:rPr>
        <w:t xml:space="preserve"> (Table 2)</w:t>
      </w:r>
      <w:r w:rsidRPr="003F49CE">
        <w:rPr>
          <w:rStyle w:val="LineNumber"/>
        </w:rPr>
        <w:t>. The HI assay found a distance of 4.0 antigenic units between the test antigen and reference antiserum and an error of 0.</w:t>
      </w:r>
      <w:ins w:id="74" w:author="Zeller, Michael A [V MPM]" w:date="2020-08-06T22:38:00Z">
        <w:r w:rsidR="0018421F">
          <w:rPr>
            <w:rStyle w:val="LineNumber"/>
          </w:rPr>
          <w:t>61</w:t>
        </w:r>
      </w:ins>
      <w:del w:id="75" w:author="Zeller, Michael A [V MPM]" w:date="2020-08-06T22:38:00Z">
        <w:r w:rsidRPr="003F49CE" w:rsidDel="0018421F">
          <w:rPr>
            <w:rStyle w:val="LineNumber"/>
          </w:rPr>
          <w:delText>7</w:delText>
        </w:r>
        <w:r w:rsidDel="0018421F">
          <w:rPr>
            <w:rStyle w:val="LineNumber"/>
          </w:rPr>
          <w:delText>0</w:delText>
        </w:r>
      </w:del>
      <w:r w:rsidRPr="003F49CE">
        <w:rPr>
          <w:rStyle w:val="LineNumber"/>
        </w:rPr>
        <w:t xml:space="preserve"> AU between empirical and predicted distances.</w:t>
      </w:r>
    </w:p>
    <w:p w14:paraId="56A1ACD1" w14:textId="61E1AAFC" w:rsidR="002F1B6E" w:rsidRPr="003F49CE" w:rsidRDefault="002F1B6E" w:rsidP="00FC78F9">
      <w:pPr>
        <w:pStyle w:val="Body"/>
        <w:rPr>
          <w:rStyle w:val="LineNumber"/>
        </w:rPr>
      </w:pPr>
      <w:r w:rsidRPr="003F49CE">
        <w:rPr>
          <w:rStyle w:val="LineNumber"/>
        </w:rPr>
        <w:t>Test antigen A/swine/North</w:t>
      </w:r>
      <w:r>
        <w:rPr>
          <w:rStyle w:val="LineNumber"/>
        </w:rPr>
        <w:t xml:space="preserve"> </w:t>
      </w:r>
      <w:r w:rsidRPr="003F49CE">
        <w:rPr>
          <w:rStyle w:val="LineNumber"/>
        </w:rPr>
        <w:t>Carolina/A01732197/2016 was predicted at 0.</w:t>
      </w:r>
      <w:ins w:id="76" w:author="Zeller, Michael A [V MPM]" w:date="2020-08-06T22:38:00Z">
        <w:r w:rsidR="0018421F">
          <w:rPr>
            <w:rStyle w:val="LineNumber"/>
          </w:rPr>
          <w:t>81</w:t>
        </w:r>
      </w:ins>
      <w:del w:id="77" w:author="Zeller, Michael A [V MPM]" w:date="2020-08-06T22:38:00Z">
        <w:r w:rsidDel="0018421F">
          <w:rPr>
            <w:rStyle w:val="LineNumber"/>
          </w:rPr>
          <w:delText>31</w:delText>
        </w:r>
      </w:del>
      <w:r w:rsidRPr="003F49CE">
        <w:rPr>
          <w:rStyle w:val="LineNumber"/>
        </w:rPr>
        <w:t xml:space="preserve"> AU from reference strain A/swine/Pennsylvania/A01076777/2010, sharing 94.2% amino acid identity between the HA1 segments. The test antigen was selected from the H3-cluster IVA clade and the reference strain from the H3-cluster IV clade</w:t>
      </w:r>
      <w:r w:rsidR="00C50142">
        <w:rPr>
          <w:rStyle w:val="LineNumber"/>
        </w:rPr>
        <w:t xml:space="preserve"> (Figure </w:t>
      </w:r>
      <w:r>
        <w:rPr>
          <w:rStyle w:val="LineNumber"/>
        </w:rPr>
        <w:t xml:space="preserve">2C), and this </w:t>
      </w:r>
      <w:r w:rsidRPr="003F49CE">
        <w:rPr>
          <w:rStyle w:val="LineNumber"/>
        </w:rPr>
        <w:t>pairing represent</w:t>
      </w:r>
      <w:r>
        <w:rPr>
          <w:rStyle w:val="LineNumber"/>
        </w:rPr>
        <w:t>ed</w:t>
      </w:r>
      <w:r w:rsidRPr="003F49CE">
        <w:rPr>
          <w:rStyle w:val="LineNumber"/>
        </w:rPr>
        <w:t xml:space="preserve"> a distant identity </w:t>
      </w:r>
      <w:r>
        <w:rPr>
          <w:rStyle w:val="LineNumber"/>
        </w:rPr>
        <w:t>that was predicted to be</w:t>
      </w:r>
      <w:r w:rsidRPr="003F49CE">
        <w:rPr>
          <w:rStyle w:val="LineNumber"/>
        </w:rPr>
        <w:t xml:space="preserve"> antigenically </w:t>
      </w:r>
      <w:r>
        <w:rPr>
          <w:rStyle w:val="LineNumber"/>
        </w:rPr>
        <w:t>similar</w:t>
      </w:r>
      <w:r w:rsidRPr="003F49CE">
        <w:rPr>
          <w:rStyle w:val="LineNumber"/>
        </w:rPr>
        <w:t xml:space="preserve">. There </w:t>
      </w:r>
      <w:r>
        <w:rPr>
          <w:rStyle w:val="LineNumber"/>
        </w:rPr>
        <w:t>were</w:t>
      </w:r>
      <w:r w:rsidRPr="003F49CE">
        <w:rPr>
          <w:rStyle w:val="LineNumber"/>
        </w:rPr>
        <w:t xml:space="preserve"> 19 amino acid differences between the reference strain and test antigen, with the A107T mutation being the only position not accounted for in the </w:t>
      </w:r>
      <w:r>
        <w:rPr>
          <w:rStyle w:val="LineNumber"/>
        </w:rPr>
        <w:t xml:space="preserve">trained </w:t>
      </w:r>
      <w:r w:rsidRPr="003F49CE">
        <w:rPr>
          <w:rStyle w:val="LineNumber"/>
        </w:rPr>
        <w:t>model</w:t>
      </w:r>
      <w:r w:rsidR="0022093F">
        <w:rPr>
          <w:rStyle w:val="LineNumber"/>
        </w:rPr>
        <w:t xml:space="preserve"> (Table 2)</w:t>
      </w:r>
      <w:r w:rsidRPr="003F49CE">
        <w:rPr>
          <w:rStyle w:val="LineNumber"/>
        </w:rPr>
        <w:t xml:space="preserve">. The HI </w:t>
      </w:r>
      <w:r w:rsidRPr="003F49CE">
        <w:rPr>
          <w:rStyle w:val="LineNumber"/>
        </w:rPr>
        <w:lastRenderedPageBreak/>
        <w:t xml:space="preserve">assay </w:t>
      </w:r>
      <w:r>
        <w:rPr>
          <w:rStyle w:val="LineNumber"/>
        </w:rPr>
        <w:t>demonstrated</w:t>
      </w:r>
      <w:r w:rsidRPr="003F49CE">
        <w:rPr>
          <w:rStyle w:val="LineNumber"/>
        </w:rPr>
        <w:t xml:space="preserve"> </w:t>
      </w:r>
      <w:r>
        <w:rPr>
          <w:rStyle w:val="LineNumber"/>
        </w:rPr>
        <w:t>an</w:t>
      </w:r>
      <w:r w:rsidRPr="003F49CE">
        <w:rPr>
          <w:rStyle w:val="LineNumber"/>
        </w:rPr>
        <w:t xml:space="preserve"> average antigenic distance between reference antiserum and test antigen </w:t>
      </w:r>
      <w:r>
        <w:rPr>
          <w:rStyle w:val="LineNumber"/>
        </w:rPr>
        <w:t>of</w:t>
      </w:r>
      <w:r w:rsidRPr="003F49CE">
        <w:rPr>
          <w:rStyle w:val="LineNumber"/>
        </w:rPr>
        <w:t xml:space="preserve"> 2.5 AU, </w:t>
      </w:r>
      <w:r>
        <w:rPr>
          <w:rStyle w:val="LineNumber"/>
        </w:rPr>
        <w:t>with</w:t>
      </w:r>
      <w:r w:rsidRPr="003F49CE">
        <w:rPr>
          <w:rStyle w:val="LineNumber"/>
        </w:rPr>
        <w:t xml:space="preserve"> a prediction error of </w:t>
      </w:r>
      <w:commentRangeStart w:id="78"/>
      <w:ins w:id="79" w:author="Zeller, Michael A [V MPM]" w:date="2020-08-06T22:39:00Z">
        <w:r w:rsidR="0018421F">
          <w:rPr>
            <w:rStyle w:val="LineNumber"/>
          </w:rPr>
          <w:t>1</w:t>
        </w:r>
      </w:ins>
      <w:del w:id="80" w:author="Zeller, Michael A [V MPM]" w:date="2020-08-06T22:39:00Z">
        <w:r w:rsidDel="0018421F">
          <w:rPr>
            <w:rStyle w:val="LineNumber"/>
          </w:rPr>
          <w:delText>2</w:delText>
        </w:r>
      </w:del>
      <w:r>
        <w:rPr>
          <w:rStyle w:val="LineNumber"/>
        </w:rPr>
        <w:t>.</w:t>
      </w:r>
      <w:del w:id="81" w:author="Zeller, Michael A [V MPM]" w:date="2020-08-06T22:39:00Z">
        <w:r w:rsidDel="0018421F">
          <w:rPr>
            <w:rStyle w:val="LineNumber"/>
          </w:rPr>
          <w:delText>19</w:delText>
        </w:r>
        <w:r w:rsidRPr="003F49CE" w:rsidDel="0018421F">
          <w:rPr>
            <w:rStyle w:val="LineNumber"/>
          </w:rPr>
          <w:delText xml:space="preserve"> </w:delText>
        </w:r>
      </w:del>
      <w:ins w:id="82" w:author="Zeller, Michael A [V MPM]" w:date="2020-08-06T22:39:00Z">
        <w:r w:rsidR="0018421F">
          <w:rPr>
            <w:rStyle w:val="LineNumber"/>
          </w:rPr>
          <w:t>69</w:t>
        </w:r>
        <w:r w:rsidR="0018421F" w:rsidRPr="003F49CE">
          <w:rPr>
            <w:rStyle w:val="LineNumber"/>
          </w:rPr>
          <w:t xml:space="preserve"> </w:t>
        </w:r>
      </w:ins>
      <w:r w:rsidRPr="003F49CE">
        <w:rPr>
          <w:rStyle w:val="LineNumber"/>
        </w:rPr>
        <w:t xml:space="preserve">AU. </w:t>
      </w:r>
      <w:commentRangeEnd w:id="78"/>
      <w:r w:rsidR="0018421F">
        <w:rPr>
          <w:rStyle w:val="CommentReference"/>
          <w:color w:val="auto"/>
        </w:rPr>
        <w:commentReference w:id="78"/>
      </w:r>
    </w:p>
    <w:p w14:paraId="136FC2E4" w14:textId="4DE0723E" w:rsidR="002F1B6E" w:rsidRPr="003F49CE" w:rsidRDefault="002F1B6E" w:rsidP="00FC78F9">
      <w:pPr>
        <w:pStyle w:val="Body"/>
        <w:rPr>
          <w:rStyle w:val="LineNumber"/>
        </w:rPr>
      </w:pPr>
      <w:r w:rsidRPr="003F49CE">
        <w:rPr>
          <w:rStyle w:val="LineNumber"/>
        </w:rPr>
        <w:t>A/swine/Iowa/A01733626/2016 was predicted at 6.3</w:t>
      </w:r>
      <w:del w:id="83" w:author="Zeller, Michael A [V MPM]" w:date="2020-08-06T22:40:00Z">
        <w:r w:rsidRPr="003F49CE" w:rsidDel="003928A2">
          <w:rPr>
            <w:rStyle w:val="LineNumber"/>
          </w:rPr>
          <w:delText>3</w:delText>
        </w:r>
      </w:del>
      <w:ins w:id="84" w:author="Zeller, Michael A [V MPM]" w:date="2020-08-06T22:40:00Z">
        <w:r w:rsidR="003928A2">
          <w:rPr>
            <w:rStyle w:val="LineNumber"/>
          </w:rPr>
          <w:t>7</w:t>
        </w:r>
      </w:ins>
      <w:r w:rsidRPr="003F49CE">
        <w:rPr>
          <w:rStyle w:val="LineNumber"/>
        </w:rPr>
        <w:t xml:space="preserve"> AU from reference strain A/swine/Indiana/A01202866/2011, sharing 91.2% amino acid identity between the HA1 segments. The test antigen is from the H3-cluster IVA clade of virus and reference strain from the H3-cluster IVC clade</w:t>
      </w:r>
      <w:r w:rsidR="00C50142">
        <w:rPr>
          <w:rStyle w:val="LineNumber"/>
        </w:rPr>
        <w:t xml:space="preserve"> (Figure </w:t>
      </w:r>
      <w:r>
        <w:rPr>
          <w:rStyle w:val="LineNumber"/>
        </w:rPr>
        <w:t>2D)</w:t>
      </w:r>
      <w:r w:rsidRPr="003F49CE">
        <w:rPr>
          <w:rStyle w:val="LineNumber"/>
        </w:rPr>
        <w:t xml:space="preserve">. This pairing represents a far identity and far predicted antigenic distance prediction. There </w:t>
      </w:r>
      <w:r w:rsidR="00F37BA8">
        <w:rPr>
          <w:rStyle w:val="LineNumber"/>
        </w:rPr>
        <w:t>were</w:t>
      </w:r>
      <w:r w:rsidR="00F37BA8" w:rsidRPr="003F49CE">
        <w:rPr>
          <w:rStyle w:val="LineNumber"/>
        </w:rPr>
        <w:t xml:space="preserve"> </w:t>
      </w:r>
      <w:r w:rsidRPr="003F49CE">
        <w:rPr>
          <w:rStyle w:val="LineNumber"/>
        </w:rPr>
        <w:t>29 amino acid differences between the reference strain and test strain</w:t>
      </w:r>
      <w:r w:rsidR="00F37BA8">
        <w:rPr>
          <w:rStyle w:val="LineNumber"/>
        </w:rPr>
        <w:t xml:space="preserve"> (Table 2)</w:t>
      </w:r>
      <w:r w:rsidRPr="003F49CE">
        <w:rPr>
          <w:rStyle w:val="LineNumber"/>
        </w:rPr>
        <w:t>. The HI assay demonstrated 6.5 antigenic units between test antigen and reference antiserum, giving an error of 0.1</w:t>
      </w:r>
      <w:ins w:id="85" w:author="Zeller, Michael A [V MPM]" w:date="2020-08-06T22:41:00Z">
        <w:r w:rsidR="003928A2">
          <w:rPr>
            <w:rStyle w:val="LineNumber"/>
          </w:rPr>
          <w:t>3</w:t>
        </w:r>
      </w:ins>
      <w:del w:id="86" w:author="Zeller, Michael A [V MPM]" w:date="2020-08-06T22:41:00Z">
        <w:r w:rsidRPr="003F49CE" w:rsidDel="003928A2">
          <w:rPr>
            <w:rStyle w:val="LineNumber"/>
          </w:rPr>
          <w:delText>7</w:delText>
        </w:r>
      </w:del>
      <w:r w:rsidRPr="003F49CE">
        <w:rPr>
          <w:rStyle w:val="LineNumber"/>
        </w:rPr>
        <w:t xml:space="preserve"> AU between empirical and predicted distances.</w:t>
      </w:r>
    </w:p>
    <w:p w14:paraId="41946D0F" w14:textId="0EDE132A" w:rsidR="002F1B6E" w:rsidRPr="003F49CE" w:rsidRDefault="002F1B6E" w:rsidP="00FC78F9">
      <w:pPr>
        <w:pStyle w:val="Heading3"/>
        <w:rPr>
          <w:rStyle w:val="LineNumber"/>
        </w:rPr>
      </w:pPr>
      <w:bookmarkStart w:id="87" w:name="_Toc42867274"/>
      <w:r w:rsidRPr="003F49CE">
        <w:rPr>
          <w:rStyle w:val="LineNumber"/>
        </w:rPr>
        <w:t xml:space="preserve">Ranking of </w:t>
      </w:r>
      <w:r w:rsidR="00F36A92">
        <w:rPr>
          <w:rStyle w:val="LineNumber"/>
        </w:rPr>
        <w:t xml:space="preserve">predictor </w:t>
      </w:r>
      <w:r w:rsidRPr="003F49CE">
        <w:rPr>
          <w:rStyle w:val="LineNumber"/>
        </w:rPr>
        <w:t>features</w:t>
      </w:r>
      <w:bookmarkEnd w:id="87"/>
    </w:p>
    <w:p w14:paraId="7628B62E" w14:textId="305DDC9D" w:rsidR="002F1B6E" w:rsidRPr="003F49CE" w:rsidRDefault="002F1B6E" w:rsidP="00FC78F9">
      <w:pPr>
        <w:pStyle w:val="Body"/>
        <w:rPr>
          <w:rStyle w:val="LineNumber"/>
        </w:rPr>
      </w:pPr>
      <w:r w:rsidRPr="003F49CE">
        <w:rPr>
          <w:rStyle w:val="LineNumber"/>
        </w:rPr>
        <w:t>Random forest regression ranks</w:t>
      </w:r>
      <w:r>
        <w:rPr>
          <w:rStyle w:val="LineNumber"/>
        </w:rPr>
        <w:t xml:space="preserve"> user-selected</w:t>
      </w:r>
      <w:r w:rsidRPr="003F49CE">
        <w:rPr>
          <w:rStyle w:val="LineNumber"/>
        </w:rPr>
        <w:t xml:space="preserve"> features by a metric of importance, calculated by the decrease in the node variance and normalized across the forest for a single </w:t>
      </w:r>
      <w:r>
        <w:rPr>
          <w:rStyle w:val="LineNumber"/>
        </w:rPr>
        <w:t xml:space="preserve">model </w:t>
      </w:r>
      <w:r w:rsidRPr="003F49CE">
        <w:rPr>
          <w:rStyle w:val="LineNumber"/>
        </w:rPr>
        <w:t>run</w:t>
      </w:r>
      <w:ins w:id="88" w:author="Zeller, Michael A [V MPM]" w:date="2020-08-06T22:42:00Z">
        <w:r w:rsidR="000E30CB">
          <w:rPr>
            <w:rStyle w:val="LineNumber"/>
          </w:rPr>
          <w:t xml:space="preserve"> (Supplemental F</w:t>
        </w:r>
        <w:r w:rsidR="00C94946">
          <w:rPr>
            <w:rStyle w:val="LineNumber"/>
          </w:rPr>
          <w:t>ile 1)</w:t>
        </w:r>
      </w:ins>
      <w:r w:rsidRPr="003F49CE">
        <w:rPr>
          <w:rStyle w:val="LineNumber"/>
        </w:rPr>
        <w:t xml:space="preserve">. The highest-ranking features were stable across runs as they had a consistent decrease in their average variance, though these metrics </w:t>
      </w:r>
      <w:r>
        <w:rPr>
          <w:rStyle w:val="LineNumber"/>
        </w:rPr>
        <w:t>were</w:t>
      </w:r>
      <w:r w:rsidRPr="003F49CE">
        <w:rPr>
          <w:rStyle w:val="LineNumber"/>
        </w:rPr>
        <w:t xml:space="preserve"> susceptible to starting conditions</w:t>
      </w:r>
      <w:r>
        <w:rPr>
          <w:rStyle w:val="LineNumber"/>
        </w:rPr>
        <w:t xml:space="preserve"> (data provided at </w:t>
      </w:r>
      <w:r w:rsidRPr="003F49CE">
        <w:rPr>
          <w:rStyle w:val="LineNumber"/>
        </w:rPr>
        <w:t>https://github.com/</w:t>
      </w:r>
      <w:r>
        <w:rPr>
          <w:rStyle w:val="LineNumber"/>
        </w:rPr>
        <w:t>flu-crew</w:t>
      </w:r>
      <w:r w:rsidRPr="003F49CE">
        <w:rPr>
          <w:rStyle w:val="LineNumber"/>
        </w:rPr>
        <w:t>/antigenic</w:t>
      </w:r>
      <w:r>
        <w:rPr>
          <w:rStyle w:val="LineNumber"/>
        </w:rPr>
        <w:t>-prediction</w:t>
      </w:r>
      <w:r w:rsidRPr="003F49CE">
        <w:rPr>
          <w:rStyle w:val="LineNumber"/>
        </w:rPr>
        <w:t xml:space="preserve">). </w:t>
      </w:r>
      <w:r>
        <w:rPr>
          <w:rStyle w:val="LineNumber"/>
        </w:rPr>
        <w:t>The most important feature in predicting the antigenic distance between two strains was a</w:t>
      </w:r>
      <w:r w:rsidRPr="003F49CE">
        <w:rPr>
          <w:rStyle w:val="LineNumber"/>
        </w:rPr>
        <w:t>mino acid identity</w:t>
      </w:r>
      <w:r>
        <w:rPr>
          <w:rStyle w:val="LineNumber"/>
        </w:rPr>
        <w:t xml:space="preserve"> within the HA1</w:t>
      </w:r>
      <w:r w:rsidRPr="003F49CE">
        <w:rPr>
          <w:rStyle w:val="LineNumber"/>
        </w:rPr>
        <w:t>, accounting for 31.</w:t>
      </w:r>
      <w:del w:id="89" w:author="Zeller, Michael A [V MPM]" w:date="2020-08-06T22:52:00Z">
        <w:r w:rsidRPr="003F49CE" w:rsidDel="00DF3630">
          <w:rPr>
            <w:rStyle w:val="LineNumber"/>
          </w:rPr>
          <w:delText>2</w:delText>
        </w:r>
      </w:del>
      <w:ins w:id="90" w:author="Zeller, Michael A [V MPM]" w:date="2020-08-06T22:52:00Z">
        <w:r w:rsidR="00DF3630">
          <w:rPr>
            <w:rStyle w:val="LineNumber"/>
          </w:rPr>
          <w:t>4</w:t>
        </w:r>
      </w:ins>
      <w:r w:rsidRPr="003F49CE">
        <w:rPr>
          <w:rStyle w:val="LineNumber"/>
        </w:rPr>
        <w:t xml:space="preserve">% of the importance. Transitions between K and N at position 145 accounted for </w:t>
      </w:r>
      <w:ins w:id="91" w:author="Zeller, Michael A [V MPM]" w:date="2020-08-06T22:52:00Z">
        <w:r w:rsidR="00DF3630">
          <w:rPr>
            <w:rStyle w:val="LineNumber"/>
          </w:rPr>
          <w:t>8.1</w:t>
        </w:r>
      </w:ins>
      <w:del w:id="92" w:author="Zeller, Michael A [V MPM]" w:date="2020-08-06T22:52:00Z">
        <w:r w:rsidRPr="003F49CE" w:rsidDel="00DF3630">
          <w:rPr>
            <w:rStyle w:val="LineNumber"/>
          </w:rPr>
          <w:delText>7.9</w:delText>
        </w:r>
      </w:del>
      <w:r w:rsidRPr="003F49CE">
        <w:rPr>
          <w:rStyle w:val="LineNumber"/>
        </w:rPr>
        <w:t xml:space="preserve">% of the model importance and was ranked as the most important amino acid </w:t>
      </w:r>
      <w:r>
        <w:rPr>
          <w:rStyle w:val="LineNumber"/>
        </w:rPr>
        <w:t>mutation</w:t>
      </w:r>
      <w:r w:rsidRPr="003F49CE">
        <w:rPr>
          <w:rStyle w:val="LineNumber"/>
        </w:rPr>
        <w:t xml:space="preserve">. </w:t>
      </w:r>
      <w:r>
        <w:rPr>
          <w:rStyle w:val="LineNumber"/>
        </w:rPr>
        <w:t>However, t</w:t>
      </w:r>
      <w:r w:rsidRPr="003F49CE">
        <w:rPr>
          <w:rStyle w:val="LineNumber"/>
        </w:rPr>
        <w:t xml:space="preserve">ransitions between K and S and N and S at </w:t>
      </w:r>
      <w:r>
        <w:rPr>
          <w:rStyle w:val="LineNumber"/>
        </w:rPr>
        <w:t xml:space="preserve">the same </w:t>
      </w:r>
      <w:r w:rsidRPr="003F49CE">
        <w:rPr>
          <w:rStyle w:val="LineNumber"/>
        </w:rPr>
        <w:t xml:space="preserve">position 145 </w:t>
      </w:r>
      <w:r>
        <w:rPr>
          <w:rStyle w:val="LineNumber"/>
        </w:rPr>
        <w:t xml:space="preserve">received </w:t>
      </w:r>
      <w:r w:rsidRPr="003F49CE">
        <w:rPr>
          <w:rStyle w:val="LineNumber"/>
        </w:rPr>
        <w:t xml:space="preserve">lower </w:t>
      </w:r>
      <w:r>
        <w:rPr>
          <w:rStyle w:val="LineNumber"/>
        </w:rPr>
        <w:t xml:space="preserve">ranking </w:t>
      </w:r>
      <w:r w:rsidRPr="003F49CE">
        <w:rPr>
          <w:rStyle w:val="LineNumber"/>
        </w:rPr>
        <w:t>in model</w:t>
      </w:r>
      <w:r>
        <w:rPr>
          <w:rStyle w:val="LineNumber"/>
        </w:rPr>
        <w:t xml:space="preserve"> importance</w:t>
      </w:r>
      <w:r w:rsidRPr="003F49CE">
        <w:rPr>
          <w:rStyle w:val="LineNumber"/>
        </w:rPr>
        <w:t xml:space="preserve"> </w:t>
      </w:r>
      <w:r>
        <w:rPr>
          <w:rStyle w:val="LineNumber"/>
        </w:rPr>
        <w:t>(</w:t>
      </w:r>
      <w:r w:rsidRPr="003F49CE">
        <w:rPr>
          <w:rStyle w:val="LineNumber"/>
        </w:rPr>
        <w:t>totaling 0.</w:t>
      </w:r>
      <w:del w:id="93" w:author="Zeller, Michael A [V MPM]" w:date="2020-08-06T22:52:00Z">
        <w:r w:rsidRPr="003F49CE" w:rsidDel="00DF3630">
          <w:rPr>
            <w:rStyle w:val="LineNumber"/>
          </w:rPr>
          <w:delText>4</w:delText>
        </w:r>
      </w:del>
      <w:ins w:id="94" w:author="Zeller, Michael A [V MPM]" w:date="2020-08-06T22:52:00Z">
        <w:r w:rsidR="00DF3630">
          <w:rPr>
            <w:rStyle w:val="LineNumber"/>
          </w:rPr>
          <w:t>2</w:t>
        </w:r>
      </w:ins>
      <w:r w:rsidRPr="003F49CE">
        <w:rPr>
          <w:rStyle w:val="LineNumber"/>
        </w:rPr>
        <w:t>% importance cumulatively</w:t>
      </w:r>
      <w:r>
        <w:rPr>
          <w:rStyle w:val="LineNumber"/>
        </w:rPr>
        <w:t>)</w:t>
      </w:r>
      <w:r w:rsidRPr="003F49CE">
        <w:rPr>
          <w:rStyle w:val="LineNumber"/>
        </w:rPr>
        <w:t xml:space="preserve">, </w:t>
      </w:r>
      <w:r>
        <w:rPr>
          <w:rStyle w:val="LineNumber"/>
        </w:rPr>
        <w:t xml:space="preserve">demonstrating </w:t>
      </w:r>
      <w:r w:rsidRPr="003F49CE">
        <w:rPr>
          <w:rStyle w:val="LineNumber"/>
        </w:rPr>
        <w:t xml:space="preserve">that the context of the positional mutation is important. Features </w:t>
      </w:r>
      <w:ins w:id="95" w:author="Zeller, Michael A [V MPM]" w:date="2020-08-06T22:53:00Z">
        <w:r w:rsidR="00DF3630">
          <w:rPr>
            <w:rStyle w:val="LineNumber"/>
          </w:rPr>
          <w:t>I202V</w:t>
        </w:r>
      </w:ins>
      <w:del w:id="96" w:author="Zeller, Michael A [V MPM]" w:date="2020-08-06T22:53:00Z">
        <w:r w:rsidRPr="003F49CE" w:rsidDel="00DF3630">
          <w:rPr>
            <w:rStyle w:val="LineNumber"/>
          </w:rPr>
          <w:delText>R222W</w:delText>
        </w:r>
      </w:del>
      <w:r w:rsidRPr="003F49CE">
        <w:rPr>
          <w:rStyle w:val="LineNumber"/>
        </w:rPr>
        <w:t xml:space="preserve"> and </w:t>
      </w:r>
      <w:del w:id="97" w:author="Zeller, Michael A [V MPM]" w:date="2020-08-06T22:53:00Z">
        <w:r w:rsidRPr="003F49CE" w:rsidDel="00DF3630">
          <w:rPr>
            <w:rStyle w:val="LineNumber"/>
          </w:rPr>
          <w:delText>I202V</w:delText>
        </w:r>
      </w:del>
      <w:ins w:id="98" w:author="Zeller, Michael A [V MPM]" w:date="2020-08-06T22:53:00Z">
        <w:r w:rsidR="00DF3630">
          <w:rPr>
            <w:rStyle w:val="LineNumber"/>
          </w:rPr>
          <w:t>R222W</w:t>
        </w:r>
      </w:ins>
      <w:r w:rsidRPr="003F49CE">
        <w:rPr>
          <w:rStyle w:val="LineNumber"/>
        </w:rPr>
        <w:t xml:space="preserve"> (representing </w:t>
      </w:r>
      <w:r>
        <w:rPr>
          <w:rStyle w:val="LineNumber"/>
        </w:rPr>
        <w:t>bi-directional</w:t>
      </w:r>
      <w:r w:rsidRPr="003F49CE">
        <w:rPr>
          <w:rStyle w:val="LineNumber"/>
        </w:rPr>
        <w:t xml:space="preserve"> mutations) ranked </w:t>
      </w:r>
      <w:r>
        <w:rPr>
          <w:rStyle w:val="LineNumber"/>
        </w:rPr>
        <w:t>at</w:t>
      </w:r>
      <w:r w:rsidRPr="003F49CE">
        <w:rPr>
          <w:rStyle w:val="LineNumber"/>
        </w:rPr>
        <w:t xml:space="preserve"> </w:t>
      </w:r>
      <w:del w:id="99" w:author="Zeller, Michael A [V MPM]" w:date="2020-08-06T22:53:00Z">
        <w:r w:rsidRPr="003F49CE" w:rsidDel="00DF3630">
          <w:rPr>
            <w:rStyle w:val="LineNumber"/>
          </w:rPr>
          <w:delText>3</w:delText>
        </w:r>
      </w:del>
      <w:ins w:id="100" w:author="Zeller, Michael A [V MPM]" w:date="2020-08-06T22:53:00Z">
        <w:r w:rsidR="00DF3630">
          <w:rPr>
            <w:rStyle w:val="LineNumber"/>
          </w:rPr>
          <w:t>5.4</w:t>
        </w:r>
      </w:ins>
      <w:r w:rsidRPr="003F49CE">
        <w:rPr>
          <w:rStyle w:val="LineNumber"/>
        </w:rPr>
        <w:t xml:space="preserve">% </w:t>
      </w:r>
      <w:ins w:id="101" w:author="Zeller, Michael A [V MPM]" w:date="2020-08-06T22:53:00Z">
        <w:r w:rsidR="00DF3630">
          <w:rPr>
            <w:rStyle w:val="LineNumber"/>
          </w:rPr>
          <w:t xml:space="preserve">and 5.2% </w:t>
        </w:r>
      </w:ins>
      <w:r w:rsidRPr="003F49CE">
        <w:rPr>
          <w:rStyle w:val="LineNumber"/>
        </w:rPr>
        <w:t>importance</w:t>
      </w:r>
      <w:ins w:id="102" w:author="Zeller, Michael A [V MPM]" w:date="2020-08-06T22:53:00Z">
        <w:r w:rsidR="00DF3630">
          <w:rPr>
            <w:rStyle w:val="LineNumber"/>
          </w:rPr>
          <w:t xml:space="preserve"> respectively</w:t>
        </w:r>
      </w:ins>
      <w:r w:rsidRPr="003F49CE">
        <w:rPr>
          <w:rStyle w:val="LineNumber"/>
        </w:rPr>
        <w:t xml:space="preserve">. The remainder of the features </w:t>
      </w:r>
      <w:r>
        <w:rPr>
          <w:rStyle w:val="LineNumber"/>
        </w:rPr>
        <w:t xml:space="preserve">in the models </w:t>
      </w:r>
      <w:r w:rsidRPr="003F49CE">
        <w:rPr>
          <w:rStyle w:val="LineNumber"/>
        </w:rPr>
        <w:t>account</w:t>
      </w:r>
      <w:r>
        <w:rPr>
          <w:rStyle w:val="LineNumber"/>
        </w:rPr>
        <w:t>ed</w:t>
      </w:r>
      <w:r w:rsidRPr="003F49CE">
        <w:rPr>
          <w:rStyle w:val="LineNumber"/>
        </w:rPr>
        <w:t xml:space="preserve"> for less than 3% of the model on an individual basis (</w:t>
      </w:r>
      <w:r>
        <w:rPr>
          <w:rStyle w:val="LineNumber"/>
        </w:rPr>
        <w:t>F</w:t>
      </w:r>
      <w:r w:rsidRPr="003F49CE">
        <w:rPr>
          <w:rStyle w:val="LineNumber"/>
        </w:rPr>
        <w:t>igure 3</w:t>
      </w:r>
      <w:ins w:id="103" w:author="Zeller, Michael A [V MPM]" w:date="2020-08-06T22:54:00Z">
        <w:r w:rsidR="00DF3630">
          <w:rPr>
            <w:rStyle w:val="LineNumber"/>
          </w:rPr>
          <w:t>, Supplemental File 1</w:t>
        </w:r>
      </w:ins>
      <w:r w:rsidRPr="003F49CE">
        <w:rPr>
          <w:rStyle w:val="LineNumber"/>
        </w:rPr>
        <w:t>)</w:t>
      </w:r>
      <w:r>
        <w:rPr>
          <w:rStyle w:val="LineNumber"/>
        </w:rPr>
        <w:t xml:space="preserve">, with the </w:t>
      </w:r>
      <w:r w:rsidRPr="003F49CE">
        <w:rPr>
          <w:rStyle w:val="LineNumber"/>
        </w:rPr>
        <w:t xml:space="preserve">next ten </w:t>
      </w:r>
      <w:r>
        <w:rPr>
          <w:rStyle w:val="LineNumber"/>
        </w:rPr>
        <w:t>bidirectional</w:t>
      </w:r>
      <w:r w:rsidRPr="003F49CE">
        <w:rPr>
          <w:rStyle w:val="LineNumber"/>
        </w:rPr>
        <w:t xml:space="preserve"> mutations in order of importance </w:t>
      </w:r>
      <w:r>
        <w:rPr>
          <w:rStyle w:val="LineNumber"/>
        </w:rPr>
        <w:t>as</w:t>
      </w:r>
      <w:r w:rsidRPr="003F49CE">
        <w:rPr>
          <w:rStyle w:val="LineNumber"/>
        </w:rPr>
        <w:t xml:space="preserve"> H75Q, </w:t>
      </w:r>
      <w:del w:id="104" w:author="Zeller, Michael A [V MPM]" w:date="2020-08-06T22:55:00Z">
        <w:r w:rsidRPr="003F49CE" w:rsidDel="00223FE3">
          <w:rPr>
            <w:rStyle w:val="LineNumber"/>
          </w:rPr>
          <w:delText xml:space="preserve">I25L, </w:delText>
        </w:r>
      </w:del>
      <w:r w:rsidRPr="003F49CE">
        <w:rPr>
          <w:rStyle w:val="LineNumber"/>
        </w:rPr>
        <w:t>R137Y, D101Y, E62K,</w:t>
      </w:r>
      <w:ins w:id="105" w:author="Zeller, Michael A [V MPM]" w:date="2020-08-06T22:55:00Z">
        <w:r w:rsidR="00223FE3">
          <w:rPr>
            <w:rStyle w:val="LineNumber"/>
          </w:rPr>
          <w:t xml:space="preserve"> I25L,</w:t>
        </w:r>
      </w:ins>
      <w:r w:rsidRPr="003F49CE">
        <w:rPr>
          <w:rStyle w:val="LineNumber"/>
        </w:rPr>
        <w:t xml:space="preserve"> P289S, D133N, </w:t>
      </w:r>
      <w:ins w:id="106" w:author="Zeller, Michael A [V MPM]" w:date="2020-08-06T22:55:00Z">
        <w:r w:rsidR="00223FE3">
          <w:rPr>
            <w:rStyle w:val="LineNumber"/>
          </w:rPr>
          <w:t xml:space="preserve">E189K, K92T, and </w:t>
        </w:r>
      </w:ins>
      <w:del w:id="107" w:author="Zeller, Michael A [V MPM]" w:date="2020-08-06T22:55:00Z">
        <w:r w:rsidRPr="003F49CE" w:rsidDel="00223FE3">
          <w:rPr>
            <w:rStyle w:val="LineNumber"/>
          </w:rPr>
          <w:delText xml:space="preserve">G50R, </w:delText>
        </w:r>
      </w:del>
      <w:r w:rsidRPr="003F49CE">
        <w:rPr>
          <w:rStyle w:val="LineNumber"/>
        </w:rPr>
        <w:t>H159Y</w:t>
      </w:r>
      <w:del w:id="108" w:author="Zeller, Michael A [V MPM]" w:date="2020-08-06T22:55:00Z">
        <w:r w:rsidRPr="003F49CE" w:rsidDel="00223FE3">
          <w:rPr>
            <w:rStyle w:val="LineNumber"/>
          </w:rPr>
          <w:delText xml:space="preserve">, and E189K </w:delText>
        </w:r>
      </w:del>
      <w:ins w:id="109" w:author="Zeller, Michael A [V MPM]" w:date="2020-08-06T22:55:00Z">
        <w:r w:rsidR="00223FE3">
          <w:rPr>
            <w:rStyle w:val="LineNumber"/>
          </w:rPr>
          <w:t xml:space="preserve"> </w:t>
        </w:r>
      </w:ins>
      <w:r w:rsidRPr="003F49CE">
        <w:rPr>
          <w:rStyle w:val="LineNumber"/>
        </w:rPr>
        <w:t>(</w:t>
      </w:r>
      <w:r>
        <w:rPr>
          <w:rStyle w:val="LineNumber"/>
        </w:rPr>
        <w:t>F</w:t>
      </w:r>
      <w:r w:rsidRPr="003F49CE">
        <w:rPr>
          <w:rStyle w:val="LineNumber"/>
        </w:rPr>
        <w:t xml:space="preserve">igure 3). Projecting the cumulative importance of each amino acid position on an H3 crystal structure </w:t>
      </w:r>
      <w:r>
        <w:rPr>
          <w:rStyle w:val="LineNumber"/>
        </w:rPr>
        <w:t>indicated</w:t>
      </w:r>
      <w:r w:rsidRPr="003F49CE">
        <w:rPr>
          <w:rStyle w:val="LineNumber"/>
        </w:rPr>
        <w:t xml:space="preserve"> that position 145, the most important position in the model, is located in the groove of the active site (</w:t>
      </w:r>
      <w:r>
        <w:rPr>
          <w:rStyle w:val="LineNumber"/>
        </w:rPr>
        <w:t>Figure 4</w:t>
      </w:r>
      <w:r w:rsidRPr="003F49CE">
        <w:rPr>
          <w:rStyle w:val="LineNumber"/>
        </w:rPr>
        <w:t xml:space="preserve">). Other sites </w:t>
      </w:r>
      <w:r w:rsidRPr="003F49CE">
        <w:rPr>
          <w:rStyle w:val="LineNumber"/>
        </w:rPr>
        <w:lastRenderedPageBreak/>
        <w:t xml:space="preserve">of higher importance were more likely </w:t>
      </w:r>
      <w:r w:rsidR="002E730C">
        <w:rPr>
          <w:rStyle w:val="LineNumber"/>
        </w:rPr>
        <w:t xml:space="preserve">to be </w:t>
      </w:r>
      <w:r w:rsidRPr="003F49CE">
        <w:rPr>
          <w:rStyle w:val="LineNumber"/>
        </w:rPr>
        <w:t xml:space="preserve">observed on the solvent facing side of the trimer. Amino acid position 202 was an exception as it </w:t>
      </w:r>
      <w:r>
        <w:rPr>
          <w:rStyle w:val="LineNumber"/>
        </w:rPr>
        <w:t>was</w:t>
      </w:r>
      <w:r w:rsidRPr="003F49CE">
        <w:rPr>
          <w:rStyle w:val="LineNumber"/>
        </w:rPr>
        <w:t xml:space="preserve"> ranked </w:t>
      </w:r>
      <w:r w:rsidR="00274485">
        <w:rPr>
          <w:rStyle w:val="LineNumber"/>
        </w:rPr>
        <w:t xml:space="preserve">as of </w:t>
      </w:r>
      <w:r w:rsidRPr="003F49CE">
        <w:rPr>
          <w:rStyle w:val="LineNumber"/>
        </w:rPr>
        <w:t>high</w:t>
      </w:r>
      <w:r w:rsidR="00274485">
        <w:rPr>
          <w:rStyle w:val="LineNumber"/>
        </w:rPr>
        <w:t xml:space="preserve"> importance</w:t>
      </w:r>
      <w:r w:rsidRPr="003F49CE">
        <w:rPr>
          <w:rStyle w:val="LineNumber"/>
        </w:rPr>
        <w:t xml:space="preserve"> but </w:t>
      </w:r>
      <w:r w:rsidR="00274485">
        <w:rPr>
          <w:rStyle w:val="LineNumber"/>
        </w:rPr>
        <w:t>was</w:t>
      </w:r>
      <w:r w:rsidR="00274485" w:rsidRPr="003F49CE">
        <w:rPr>
          <w:rStyle w:val="LineNumber"/>
        </w:rPr>
        <w:t xml:space="preserve"> </w:t>
      </w:r>
      <w:r w:rsidRPr="003F49CE">
        <w:rPr>
          <w:rStyle w:val="LineNumber"/>
        </w:rPr>
        <w:t>located on the inside of the trimer.</w:t>
      </w:r>
    </w:p>
    <w:p w14:paraId="12E20BD5" w14:textId="3EE6CAFA" w:rsidR="002F1B6E" w:rsidRPr="003F49CE" w:rsidRDefault="002F1B6E" w:rsidP="007F717F">
      <w:pPr>
        <w:spacing w:line="480" w:lineRule="auto"/>
        <w:ind w:firstLine="720"/>
        <w:contextualSpacing/>
        <w:rPr>
          <w:rStyle w:val="LineNumber"/>
        </w:rPr>
      </w:pPr>
      <w:r w:rsidRPr="003F49CE">
        <w:rPr>
          <w:rStyle w:val="LineNumber"/>
        </w:rPr>
        <w:t xml:space="preserve">Of the 728 features included in the model, amino acid identity and the sum of the top ten amino acid mutation features of the model accounted for </w:t>
      </w:r>
      <w:ins w:id="110" w:author="Zeller, Michael A [V MPM]" w:date="2020-08-06T22:57:00Z">
        <w:r w:rsidR="00BC7512">
          <w:rPr>
            <w:rStyle w:val="LineNumber"/>
          </w:rPr>
          <w:t>58.3</w:t>
        </w:r>
      </w:ins>
      <w:del w:id="111" w:author="Zeller, Michael A [V MPM]" w:date="2020-08-06T22:57:00Z">
        <w:r w:rsidRPr="003F49CE" w:rsidDel="00BC7512">
          <w:rPr>
            <w:rStyle w:val="LineNumber"/>
          </w:rPr>
          <w:delText>66</w:delText>
        </w:r>
      </w:del>
      <w:r w:rsidRPr="003F49CE">
        <w:rPr>
          <w:rStyle w:val="LineNumber"/>
        </w:rPr>
        <w:t>% of the importance. Identity and the top 25</w:t>
      </w:r>
      <w:del w:id="112" w:author="Zeller, Michael A [V MPM]" w:date="2020-08-06T22:59:00Z">
        <w:r w:rsidRPr="003F49CE" w:rsidDel="00C72FCC">
          <w:rPr>
            <w:rStyle w:val="LineNumber"/>
          </w:rPr>
          <w:delText>5</w:delText>
        </w:r>
      </w:del>
      <w:ins w:id="113" w:author="Zeller, Michael A [V MPM]" w:date="2020-08-06T22:59:00Z">
        <w:r w:rsidR="00C72FCC">
          <w:rPr>
            <w:rStyle w:val="LineNumber"/>
          </w:rPr>
          <w:t>3</w:t>
        </w:r>
      </w:ins>
      <w:r w:rsidRPr="003F49CE">
        <w:rPr>
          <w:rStyle w:val="LineNumber"/>
        </w:rPr>
        <w:t xml:space="preserve"> amino acid mutation features accounted for 95% of the calculated importance, whereas the top </w:t>
      </w:r>
      <w:del w:id="114" w:author="Zeller, Michael A [V MPM]" w:date="2020-08-06T22:59:00Z">
        <w:r w:rsidRPr="003F49CE" w:rsidDel="00C72FCC">
          <w:rPr>
            <w:rStyle w:val="LineNumber"/>
          </w:rPr>
          <w:delText>401</w:delText>
        </w:r>
      </w:del>
      <w:ins w:id="115" w:author="Zeller, Michael A [V MPM]" w:date="2020-08-06T22:59:00Z">
        <w:r w:rsidR="00C72FCC">
          <w:rPr>
            <w:rStyle w:val="LineNumber"/>
          </w:rPr>
          <w:t>397</w:t>
        </w:r>
      </w:ins>
      <w:r w:rsidRPr="003F49CE">
        <w:rPr>
          <w:rStyle w:val="LineNumber"/>
        </w:rPr>
        <w:t xml:space="preserve"> features accounted for 99% of the calculated importance. </w:t>
      </w:r>
    </w:p>
    <w:p w14:paraId="04ECAD72" w14:textId="77777777" w:rsidR="002F1B6E" w:rsidRPr="003F49CE" w:rsidRDefault="002F1B6E" w:rsidP="007F717F">
      <w:pPr>
        <w:pStyle w:val="Heading2"/>
        <w:rPr>
          <w:rStyle w:val="LineNumber"/>
        </w:rPr>
      </w:pPr>
      <w:bookmarkStart w:id="116" w:name="_Toc42867275"/>
      <w:r w:rsidRPr="003F49CE">
        <w:rPr>
          <w:rStyle w:val="LineNumber"/>
        </w:rPr>
        <w:t>DISCUSSION</w:t>
      </w:r>
      <w:bookmarkEnd w:id="116"/>
    </w:p>
    <w:p w14:paraId="06C69156" w14:textId="78E07680" w:rsidR="002F1B6E" w:rsidRDefault="002F1B6E" w:rsidP="007F717F">
      <w:pPr>
        <w:pStyle w:val="Body"/>
        <w:rPr>
          <w:rStyle w:val="LineNumber"/>
        </w:rPr>
      </w:pPr>
      <w:r>
        <w:rPr>
          <w:rStyle w:val="LineNumber"/>
        </w:rPr>
        <w:t>In this study, a</w:t>
      </w:r>
      <w:r w:rsidRPr="003F49CE">
        <w:rPr>
          <w:rStyle w:val="LineNumber"/>
        </w:rPr>
        <w:t xml:space="preserve"> model was developed to computationally estimate antigenic distances between different IAV </w:t>
      </w:r>
      <w:r w:rsidR="009C4248">
        <w:rPr>
          <w:rStyle w:val="LineNumber"/>
        </w:rPr>
        <w:t xml:space="preserve">in swine </w:t>
      </w:r>
      <w:r w:rsidRPr="003F49CE">
        <w:rPr>
          <w:rStyle w:val="LineNumber"/>
        </w:rPr>
        <w:t xml:space="preserve">based on amino acid sequence using non-linear machine learning methods. The method leverages data that was generated from previous antigenically characterized IAV strains in swine to train regression models. After </w:t>
      </w:r>
      <w:r w:rsidR="0005478D">
        <w:rPr>
          <w:rStyle w:val="LineNumber"/>
        </w:rPr>
        <w:t xml:space="preserve">in </w:t>
      </w:r>
      <w:proofErr w:type="spellStart"/>
      <w:r w:rsidR="0005478D">
        <w:rPr>
          <w:rStyle w:val="LineNumber"/>
        </w:rPr>
        <w:t>silico</w:t>
      </w:r>
      <w:proofErr w:type="spellEnd"/>
      <w:r w:rsidR="0005478D">
        <w:rPr>
          <w:rStyle w:val="LineNumber"/>
        </w:rPr>
        <w:t xml:space="preserve"> </w:t>
      </w:r>
      <w:r w:rsidRPr="003F49CE">
        <w:rPr>
          <w:rStyle w:val="LineNumber"/>
        </w:rPr>
        <w:t xml:space="preserve">validation, the models were used to predict the antigenic distance between paired </w:t>
      </w:r>
      <w:r w:rsidR="00E635AC">
        <w:rPr>
          <w:rStyle w:val="LineNumber"/>
        </w:rPr>
        <w:t xml:space="preserve">IAV </w:t>
      </w:r>
      <w:r w:rsidRPr="003F49CE">
        <w:rPr>
          <w:rStyle w:val="LineNumber"/>
        </w:rPr>
        <w:t xml:space="preserve">strains based on their amino acid identity and the mutations present between each strain. Finally, the antigenic distance predictions were </w:t>
      </w:r>
      <w:r w:rsidR="00605CFF">
        <w:rPr>
          <w:rStyle w:val="LineNumber"/>
        </w:rPr>
        <w:t>experimentally confirmed</w:t>
      </w:r>
      <w:r w:rsidR="00605CFF" w:rsidRPr="003F49CE">
        <w:rPr>
          <w:rStyle w:val="LineNumber"/>
        </w:rPr>
        <w:t xml:space="preserve"> </w:t>
      </w:r>
      <w:r w:rsidRPr="003F49CE">
        <w:rPr>
          <w:rStyle w:val="LineNumber"/>
        </w:rPr>
        <w:t xml:space="preserve">by comparing the distance between homologous and heterologous </w:t>
      </w:r>
      <w:r w:rsidR="00605CFF" w:rsidRPr="003F49CE">
        <w:rPr>
          <w:rStyle w:val="LineNumber"/>
        </w:rPr>
        <w:t xml:space="preserve">hemagglutination inhibition </w:t>
      </w:r>
      <w:r w:rsidR="00605CFF">
        <w:rPr>
          <w:rStyle w:val="LineNumber"/>
        </w:rPr>
        <w:t>(</w:t>
      </w:r>
      <w:r w:rsidRPr="003F49CE">
        <w:rPr>
          <w:rStyle w:val="LineNumber"/>
        </w:rPr>
        <w:t>HI</w:t>
      </w:r>
      <w:r w:rsidR="00605CFF">
        <w:rPr>
          <w:rStyle w:val="LineNumber"/>
        </w:rPr>
        <w:t>)</w:t>
      </w:r>
      <w:r w:rsidRPr="003F49CE">
        <w:rPr>
          <w:rStyle w:val="LineNumber"/>
        </w:rPr>
        <w:t xml:space="preserve"> titers. Predicting antigenic distances between two genetically related but antigenically different IAV reduces the number of HI assays that are required to perform the analysis and select candidate strains for a vaccine when sufficient antigenic distance between two IAV suggests a loss in antibody cross-reactivity. </w:t>
      </w:r>
    </w:p>
    <w:p w14:paraId="0AC23616" w14:textId="114BC5AC" w:rsidR="002F1B6E" w:rsidRPr="003F49CE" w:rsidRDefault="002F1B6E" w:rsidP="007F717F">
      <w:pPr>
        <w:pStyle w:val="Body"/>
        <w:rPr>
          <w:rStyle w:val="LineNumber"/>
        </w:rPr>
      </w:pPr>
      <w:r>
        <w:rPr>
          <w:rStyle w:val="LineNumber"/>
        </w:rPr>
        <w:t xml:space="preserve">This method </w:t>
      </w:r>
      <w:r w:rsidR="00552423">
        <w:rPr>
          <w:rStyle w:val="LineNumber"/>
        </w:rPr>
        <w:t xml:space="preserve">can </w:t>
      </w:r>
      <w:r>
        <w:rPr>
          <w:rStyle w:val="LineNumber"/>
        </w:rPr>
        <w:t xml:space="preserve">aid in </w:t>
      </w:r>
      <w:r w:rsidRPr="003F49CE">
        <w:rPr>
          <w:rStyle w:val="LineNumber"/>
        </w:rPr>
        <w:t>IAV</w:t>
      </w:r>
      <w:r w:rsidR="00552423">
        <w:rPr>
          <w:rStyle w:val="LineNumber"/>
        </w:rPr>
        <w:t xml:space="preserve"> </w:t>
      </w:r>
      <w:r w:rsidR="0036442D">
        <w:rPr>
          <w:rStyle w:val="LineNumber"/>
        </w:rPr>
        <w:t xml:space="preserve">in swine </w:t>
      </w:r>
      <w:r w:rsidR="00552423">
        <w:rPr>
          <w:rStyle w:val="LineNumber"/>
        </w:rPr>
        <w:t xml:space="preserve">vaccine </w:t>
      </w:r>
      <w:r w:rsidR="008404D8">
        <w:rPr>
          <w:rStyle w:val="LineNumber"/>
        </w:rPr>
        <w:t>design efforts</w:t>
      </w:r>
      <w:r w:rsidRPr="003F49CE">
        <w:rPr>
          <w:rStyle w:val="LineNumber"/>
        </w:rPr>
        <w:t xml:space="preserve">, </w:t>
      </w:r>
      <w:r>
        <w:rPr>
          <w:rStyle w:val="LineNumber"/>
        </w:rPr>
        <w:t>which</w:t>
      </w:r>
      <w:r w:rsidRPr="003F49CE">
        <w:rPr>
          <w:rStyle w:val="LineNumber"/>
        </w:rPr>
        <w:t xml:space="preserve"> </w:t>
      </w:r>
      <w:r w:rsidR="008404D8">
        <w:rPr>
          <w:rStyle w:val="LineNumber"/>
        </w:rPr>
        <w:t xml:space="preserve">currently do not </w:t>
      </w:r>
      <w:r w:rsidR="00552423">
        <w:rPr>
          <w:rStyle w:val="LineNumber"/>
        </w:rPr>
        <w:t xml:space="preserve">have an integrated and comprehensive </w:t>
      </w:r>
      <w:r w:rsidR="008404D8">
        <w:rPr>
          <w:rStyle w:val="LineNumber"/>
        </w:rPr>
        <w:t xml:space="preserve">system </w:t>
      </w:r>
      <w:r w:rsidR="009D2A61">
        <w:rPr>
          <w:rStyle w:val="LineNumber"/>
        </w:rPr>
        <w:t xml:space="preserve">such as </w:t>
      </w:r>
      <w:r w:rsidR="001764D3">
        <w:rPr>
          <w:rStyle w:val="LineNumber"/>
        </w:rPr>
        <w:t>the</w:t>
      </w:r>
      <w:r w:rsidR="009D2A61">
        <w:rPr>
          <w:rStyle w:val="LineNumber"/>
        </w:rPr>
        <w:t xml:space="preserve"> </w:t>
      </w:r>
      <w:r w:rsidRPr="003F49CE">
        <w:rPr>
          <w:rStyle w:val="LineNumber"/>
        </w:rPr>
        <w:t xml:space="preserve">World Health Organization’s (WHO) global influenza surveillance </w:t>
      </w:r>
      <w:r w:rsidR="006A410B">
        <w:rPr>
          <w:rStyle w:val="LineNumber"/>
        </w:rPr>
        <w:t>program</w:t>
      </w:r>
      <w:r w:rsidR="001764D3">
        <w:rPr>
          <w:rStyle w:val="LineNumber"/>
        </w:rPr>
        <w:t xml:space="preserve"> for IAV</w:t>
      </w:r>
      <w:r w:rsidR="006A410B" w:rsidRPr="003F49CE">
        <w:rPr>
          <w:rStyle w:val="LineNumber"/>
        </w:rPr>
        <w:t xml:space="preserve"> </w:t>
      </w:r>
      <w:r w:rsidR="002C0C1A">
        <w:rPr>
          <w:rStyle w:val="LineNumber"/>
        </w:rPr>
        <w:t xml:space="preserve">in humans </w:t>
      </w:r>
      <w:r w:rsidR="005F46DE" w:rsidRPr="003F49CE">
        <w:rPr>
          <w:rStyle w:val="LineNumber"/>
        </w:rPr>
        <w:fldChar w:fldCharType="begin"/>
      </w:r>
      <w:r w:rsidR="00914D13">
        <w:rPr>
          <w:rStyle w:val="LineNumber"/>
        </w:rPr>
        <w:instrText xml:space="preserve"> ADDIN EN.CITE &lt;EndNote&gt;&lt;Cite&gt;&lt;Author&gt;WHO&lt;/Author&gt;&lt;Year&gt;2012&lt;/Year&gt;&lt;IDText&gt;Improving influenza vaccine virus selectionReport of a WHO informal consultation held at WHO headquarters, Geneva, Switzerland, 14–16 June 2010&lt;/IDText&gt;&lt;DisplayText&gt;(37)&lt;/DisplayText&gt;&lt;record&gt;&lt;isbn&gt;1750-2640&lt;/isbn&gt;&lt;titles&gt;&lt;title&gt;Improving influenza vaccine virus selectionReport of a WHO informal consultation held at WHO headquarters, Geneva, Switzerland, 14–16 June 2010&lt;/title&gt;&lt;secondary-title&gt;Influenza and other respiratory viruses&lt;/secondary-title&gt;&lt;/titles&gt;&lt;pages&gt;142-152&lt;/pages&gt;&lt;number&gt;2&lt;/number&gt;&lt;contributors&gt;&lt;authors&gt;&lt;author&gt;WHO Writing Group&lt;/author&gt;&lt;author&gt;Ampofo, William K&lt;/author&gt;&lt;author&gt;Baylor, Norman&lt;/author&gt;&lt;author&gt;Cobey, Sarah&lt;/author&gt;&lt;author&gt;Cox, Nancy J&lt;/author&gt;&lt;author&gt;Daves, Sharon&lt;/author&gt;&lt;author&gt;Edwards, Steven&lt;/author&gt;&lt;author&gt;Ferguson, Neil&lt;/author&gt;&lt;author&gt;Grohmann, Gary&lt;/author&gt;&lt;author&gt;Hay, Alan&lt;/author&gt;&lt;/authors&gt;&lt;/contributors&gt;&lt;added-date format="utc"&gt;1588359663&lt;/added-date&gt;&lt;ref-type name="Journal Article"&gt;17&lt;/ref-type&gt;&lt;dates&gt;&lt;year&gt;2012&lt;/year&gt;&lt;/dates&gt;&lt;rec-number&gt;867&lt;/rec-number&gt;&lt;last-updated-date format="utc"&gt;1588359663&lt;/last-updated-date&gt;&lt;volume&gt;6&lt;/volume&gt;&lt;/record&gt;&lt;/Cite&gt;&lt;/EndNote&gt;</w:instrText>
      </w:r>
      <w:r w:rsidR="005F46DE" w:rsidRPr="003F49CE">
        <w:rPr>
          <w:rStyle w:val="LineNumber"/>
        </w:rPr>
        <w:fldChar w:fldCharType="separate"/>
      </w:r>
      <w:r w:rsidR="00914D13">
        <w:rPr>
          <w:rStyle w:val="LineNumber"/>
          <w:noProof/>
        </w:rPr>
        <w:t>(37)</w:t>
      </w:r>
      <w:r w:rsidR="005F46DE" w:rsidRPr="003F49CE">
        <w:rPr>
          <w:rStyle w:val="LineNumber"/>
        </w:rPr>
        <w:fldChar w:fldCharType="end"/>
      </w:r>
      <w:r w:rsidR="001A56F4">
        <w:rPr>
          <w:rStyle w:val="LineNumber"/>
        </w:rPr>
        <w:t>.</w:t>
      </w:r>
      <w:r w:rsidRPr="003F49CE">
        <w:rPr>
          <w:rStyle w:val="LineNumber"/>
        </w:rPr>
        <w:t xml:space="preserve"> </w:t>
      </w:r>
      <w:r>
        <w:rPr>
          <w:rStyle w:val="LineNumber"/>
        </w:rPr>
        <w:t>This effort is supplemented by</w:t>
      </w:r>
      <w:r w:rsidRPr="003F49CE">
        <w:rPr>
          <w:rStyle w:val="LineNumber"/>
        </w:rPr>
        <w:t xml:space="preserve"> an international effort to increase </w:t>
      </w:r>
      <w:r>
        <w:rPr>
          <w:rStyle w:val="LineNumber"/>
        </w:rPr>
        <w:t xml:space="preserve">antigenic </w:t>
      </w:r>
      <w:r w:rsidRPr="003F49CE">
        <w:rPr>
          <w:rStyle w:val="LineNumber"/>
        </w:rPr>
        <w:t xml:space="preserve">characterization of </w:t>
      </w:r>
      <w:r w:rsidR="00331743">
        <w:rPr>
          <w:rStyle w:val="LineNumber"/>
        </w:rPr>
        <w:t xml:space="preserve">sequenced </w:t>
      </w:r>
      <w:r w:rsidR="00D47BDD">
        <w:rPr>
          <w:rStyle w:val="LineNumber"/>
        </w:rPr>
        <w:t>IAV</w:t>
      </w:r>
      <w:r w:rsidR="00D47BDD" w:rsidRPr="003F49CE">
        <w:rPr>
          <w:rStyle w:val="LineNumber"/>
        </w:rPr>
        <w:t xml:space="preserve"> </w:t>
      </w:r>
      <w:r w:rsidRPr="003F49CE">
        <w:rPr>
          <w:rStyle w:val="LineNumber"/>
        </w:rPr>
        <w:t>strains circulating in humans</w:t>
      </w:r>
      <w:r w:rsidR="005342DC">
        <w:rPr>
          <w:rStyle w:val="LineNumber"/>
        </w:rPr>
        <w:t>, which</w:t>
      </w:r>
      <w:r w:rsidRPr="003F49CE">
        <w:rPr>
          <w:rStyle w:val="LineNumber"/>
        </w:rPr>
        <w:t xml:space="preserve"> results in yearly influenza vaccine strain updates for each hemisphere. H1 and H3 IAV vaccine antigen selection </w:t>
      </w:r>
      <w:r>
        <w:rPr>
          <w:rStyle w:val="LineNumber"/>
        </w:rPr>
        <w:t>is</w:t>
      </w:r>
      <w:r w:rsidRPr="003F49CE">
        <w:rPr>
          <w:rStyle w:val="LineNumber"/>
        </w:rPr>
        <w:t xml:space="preserve"> based on prevalence of circulation as well as </w:t>
      </w:r>
      <w:r w:rsidRPr="00D441B9">
        <w:rPr>
          <w:rStyle w:val="LineNumber"/>
          <w:iCs/>
        </w:rPr>
        <w:t>in vitro</w:t>
      </w:r>
      <w:r w:rsidRPr="003F49CE">
        <w:rPr>
          <w:rStyle w:val="LineNumber"/>
        </w:rPr>
        <w:t xml:space="preserve"> antigenic characterization based on cross-reactive serological data </w:t>
      </w:r>
      <w:r w:rsidR="005F46DE" w:rsidRPr="003F49CE">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 </w:instrText>
      </w:r>
      <w:r w:rsidR="00914D13">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5F46DE" w:rsidRPr="003F49CE">
        <w:rPr>
          <w:rStyle w:val="LineNumber"/>
        </w:rPr>
      </w:r>
      <w:r w:rsidR="005F46DE" w:rsidRPr="003F49CE">
        <w:rPr>
          <w:rStyle w:val="LineNumber"/>
        </w:rPr>
        <w:fldChar w:fldCharType="separate"/>
      </w:r>
      <w:r w:rsidR="00914D13">
        <w:rPr>
          <w:rStyle w:val="LineNumber"/>
          <w:noProof/>
        </w:rPr>
        <w:t>(10,38)</w:t>
      </w:r>
      <w:r w:rsidR="005F46DE" w:rsidRPr="003F49CE">
        <w:rPr>
          <w:rStyle w:val="LineNumber"/>
        </w:rPr>
        <w:fldChar w:fldCharType="end"/>
      </w:r>
      <w:r w:rsidR="005F46DE" w:rsidRPr="003F49CE">
        <w:rPr>
          <w:rStyle w:val="LineNumber"/>
        </w:rPr>
        <w:t>.</w:t>
      </w:r>
      <w:r w:rsidRPr="003F49CE">
        <w:rPr>
          <w:rStyle w:val="LineNumber"/>
        </w:rPr>
        <w:t xml:space="preserve"> Due to multiple introductions of IAV into swine from human and avian </w:t>
      </w:r>
      <w:r w:rsidR="00A053EC">
        <w:rPr>
          <w:rStyle w:val="LineNumber"/>
        </w:rPr>
        <w:t>sources</w:t>
      </w:r>
      <w:r w:rsidRPr="003F49CE">
        <w:rPr>
          <w:rStyle w:val="LineNumber"/>
        </w:rPr>
        <w:t>, the genetic diversity of IAV in swine exceeds what is observed</w:t>
      </w:r>
      <w:r w:rsidR="001A56F4">
        <w:rPr>
          <w:rStyle w:val="LineNumber"/>
        </w:rPr>
        <w:t xml:space="preserve"> </w:t>
      </w:r>
      <w:r>
        <w:rPr>
          <w:rStyle w:val="LineNumber"/>
        </w:rPr>
        <w:t>for</w:t>
      </w:r>
      <w:r w:rsidRPr="003F49CE">
        <w:rPr>
          <w:rStyle w:val="LineNumber"/>
        </w:rPr>
        <w:t xml:space="preserve"> human</w:t>
      </w:r>
      <w:r w:rsidR="00A053EC">
        <w:rPr>
          <w:rStyle w:val="LineNumber"/>
        </w:rPr>
        <w:t xml:space="preserve"> IAV </w:t>
      </w:r>
      <w:r>
        <w:rPr>
          <w:rStyle w:val="LineNumber"/>
        </w:rPr>
        <w:t>strains</w:t>
      </w:r>
      <w:r w:rsidRPr="003F49CE">
        <w:rPr>
          <w:rStyle w:val="LineNumber"/>
        </w:rPr>
        <w:t xml:space="preserve"> </w:t>
      </w:r>
      <w:r w:rsidR="001A56F4" w:rsidRPr="003F49CE">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1A56F4" w:rsidRPr="003F49CE">
        <w:rPr>
          <w:rStyle w:val="LineNumber"/>
        </w:rPr>
      </w:r>
      <w:r w:rsidR="001A56F4" w:rsidRPr="003F49CE">
        <w:rPr>
          <w:rStyle w:val="LineNumber"/>
        </w:rPr>
        <w:fldChar w:fldCharType="separate"/>
      </w:r>
      <w:r w:rsidR="00914D13">
        <w:rPr>
          <w:rStyle w:val="LineNumber"/>
          <w:noProof/>
        </w:rPr>
        <w:t>(11,39,40)</w:t>
      </w:r>
      <w:r w:rsidR="001A56F4" w:rsidRPr="003F49CE">
        <w:rPr>
          <w:rStyle w:val="LineNumber"/>
        </w:rPr>
        <w:fldChar w:fldCharType="end"/>
      </w:r>
      <w:r w:rsidRPr="003F49CE">
        <w:rPr>
          <w:rStyle w:val="LineNumber"/>
        </w:rPr>
        <w:t xml:space="preserve">. The </w:t>
      </w:r>
      <w:r w:rsidRPr="003F49CE">
        <w:rPr>
          <w:rStyle w:val="LineNumber"/>
        </w:rPr>
        <w:lastRenderedPageBreak/>
        <w:t xml:space="preserve">genetic diversity of IAV in swine is also confounded by </w:t>
      </w:r>
      <w:r>
        <w:rPr>
          <w:rStyle w:val="LineNumber"/>
        </w:rPr>
        <w:t>transportation</w:t>
      </w:r>
      <w:r w:rsidRPr="003F49CE">
        <w:rPr>
          <w:rStyle w:val="LineNumber"/>
        </w:rPr>
        <w:t xml:space="preserve"> patterns that move regional IAV strains with swine to new geographic locations where additional antigenic drift and reassortment with endemic strains may occur </w:t>
      </w:r>
      <w:r w:rsidR="005F46DE" w:rsidRPr="003F49CE">
        <w:rPr>
          <w:rStyle w:val="LineNumber"/>
        </w:rPr>
        <w:fldChar w:fldCharType="begin"/>
      </w:r>
      <w:r w:rsidR="00914D13">
        <w:rPr>
          <w:rStyle w:val="LineNumber"/>
        </w:rPr>
        <w:instrText xml:space="preserve"> ADDIN EN.CITE &lt;EndNote&gt;&lt;Cite&gt;&lt;Author&gt;Torremorell&lt;/Author&gt;&lt;Year&gt;2012&lt;/Year&gt;&lt;IDText&gt;Transmission of influenza A virus in pigs&lt;/IDText&gt;&lt;DisplayText&gt;(41)&lt;/DisplayText&gt;&lt;record&gt;&lt;isbn&gt;1865-1674&lt;/isbn&gt;&lt;titles&gt;&lt;title&gt;Transmission of influenza A virus in pigs&lt;/title&gt;&lt;secondary-title&gt;Transboundary and emerging diseases&lt;/secondary-title&gt;&lt;/titles&gt;&lt;pages&gt;68-84&lt;/pages&gt;&lt;contributors&gt;&lt;authors&gt;&lt;author&gt;Torremorell, M&lt;/author&gt;&lt;author&gt;Allerson, M&lt;/author&gt;&lt;author&gt;Corzo, C&lt;/author&gt;&lt;author&gt;Diaz, A&lt;/author&gt;&lt;author&gt;Gramer, M&lt;/author&gt;&lt;/authors&gt;&lt;/contributors&gt;&lt;added-date format="utc"&gt;1552509750&lt;/added-date&gt;&lt;ref-type name="Journal Article"&gt;17&lt;/ref-type&gt;&lt;dates&gt;&lt;year&gt;2012&lt;/year&gt;&lt;/dates&gt;&lt;rec-number&gt;644&lt;/rec-number&gt;&lt;last-updated-date format="utc"&gt;1552509750&lt;/last-updated-date&gt;&lt;volume&gt;59&lt;/volume&gt;&lt;/record&gt;&lt;/Cite&gt;&lt;/EndNote&gt;</w:instrText>
      </w:r>
      <w:r w:rsidR="005F46DE" w:rsidRPr="003F49CE">
        <w:rPr>
          <w:rStyle w:val="LineNumber"/>
        </w:rPr>
        <w:fldChar w:fldCharType="separate"/>
      </w:r>
      <w:r w:rsidR="00914D13">
        <w:rPr>
          <w:rStyle w:val="LineNumber"/>
          <w:noProof/>
        </w:rPr>
        <w:t>(41)</w:t>
      </w:r>
      <w:r w:rsidR="005F46DE" w:rsidRPr="003F49CE">
        <w:rPr>
          <w:rStyle w:val="LineNumber"/>
        </w:rPr>
        <w:fldChar w:fldCharType="end"/>
      </w:r>
      <w:r w:rsidR="005F46DE" w:rsidRPr="003F49CE">
        <w:rPr>
          <w:rStyle w:val="LineNumber"/>
        </w:rPr>
        <w:t>.</w:t>
      </w:r>
      <w:r w:rsidRPr="003F49CE">
        <w:rPr>
          <w:rStyle w:val="LineNumber"/>
        </w:rPr>
        <w:t xml:space="preserve"> Despite the high prevalence of the virus in swine worldwide, standards and practices of reporting IAV sequences and genetic diversity vary between countries due to the lack of a coordinated global effort.</w:t>
      </w:r>
      <w:r w:rsidR="004B32FD">
        <w:rPr>
          <w:rStyle w:val="LineNumber"/>
        </w:rPr>
        <w:t xml:space="preserve"> Consequently, </w:t>
      </w:r>
      <w:r w:rsidR="00311469">
        <w:rPr>
          <w:rStyle w:val="LineNumber"/>
        </w:rPr>
        <w:t>algorithms that are able to objectively select</w:t>
      </w:r>
      <w:r w:rsidR="004B32FD" w:rsidRPr="003F49CE">
        <w:rPr>
          <w:rStyle w:val="LineNumber"/>
        </w:rPr>
        <w:t xml:space="preserve"> </w:t>
      </w:r>
      <w:r w:rsidR="00311469">
        <w:rPr>
          <w:rStyle w:val="LineNumber"/>
        </w:rPr>
        <w:t>swine IAV</w:t>
      </w:r>
      <w:r w:rsidR="004B32FD" w:rsidRPr="003F49CE">
        <w:rPr>
          <w:rStyle w:val="LineNumber"/>
        </w:rPr>
        <w:t xml:space="preserve"> strain</w:t>
      </w:r>
      <w:r w:rsidR="00311469">
        <w:rPr>
          <w:rStyle w:val="LineNumber"/>
        </w:rPr>
        <w:t>s that match the genetic and antigenic diversity circulating in the field are beneficial.</w:t>
      </w:r>
      <w:r w:rsidRPr="003F49CE">
        <w:rPr>
          <w:rStyle w:val="LineNumber"/>
        </w:rPr>
        <w:t xml:space="preserve"> </w:t>
      </w:r>
    </w:p>
    <w:p w14:paraId="57A1930D" w14:textId="1241F1D1" w:rsidR="002F1B6E" w:rsidRDefault="002F1B6E" w:rsidP="007F717F">
      <w:pPr>
        <w:pStyle w:val="Body"/>
        <w:rPr>
          <w:rStyle w:val="LineNumber"/>
        </w:rPr>
      </w:pPr>
      <w:r>
        <w:rPr>
          <w:rStyle w:val="LineNumber"/>
        </w:rPr>
        <w:t>Th</w:t>
      </w:r>
      <w:r w:rsidR="00FB46D8">
        <w:rPr>
          <w:rStyle w:val="LineNumber"/>
        </w:rPr>
        <w:t xml:space="preserve">e process and </w:t>
      </w:r>
      <w:r w:rsidRPr="003F49CE">
        <w:rPr>
          <w:rStyle w:val="LineNumber"/>
        </w:rPr>
        <w:t xml:space="preserve">methodology </w:t>
      </w:r>
      <w:r w:rsidR="00FB46D8">
        <w:rPr>
          <w:rStyle w:val="LineNumber"/>
        </w:rPr>
        <w:t xml:space="preserve">we </w:t>
      </w:r>
      <w:r w:rsidR="009F001B">
        <w:rPr>
          <w:rStyle w:val="LineNumber"/>
        </w:rPr>
        <w:t xml:space="preserve">present </w:t>
      </w:r>
      <w:r>
        <w:rPr>
          <w:rStyle w:val="LineNumber"/>
        </w:rPr>
        <w:t xml:space="preserve">has potential </w:t>
      </w:r>
      <w:r w:rsidRPr="003F49CE">
        <w:rPr>
          <w:rStyle w:val="LineNumber"/>
        </w:rPr>
        <w:t xml:space="preserve">to help select vaccine IAV </w:t>
      </w:r>
      <w:r w:rsidR="009F001B">
        <w:rPr>
          <w:rStyle w:val="LineNumber"/>
        </w:rPr>
        <w:t xml:space="preserve">candidates </w:t>
      </w:r>
      <w:r w:rsidRPr="003F49CE">
        <w:rPr>
          <w:rStyle w:val="LineNumber"/>
        </w:rPr>
        <w:t>when antigenic distance suggests a loss of cross-protection with current vaccine strains</w:t>
      </w:r>
      <w:r w:rsidR="00FB46D8">
        <w:rPr>
          <w:rStyle w:val="LineNumber"/>
        </w:rPr>
        <w:t xml:space="preserve">. Our process included a robust analysis of prediction error </w:t>
      </w:r>
      <w:r w:rsidR="008C1544">
        <w:rPr>
          <w:rStyle w:val="LineNumber"/>
        </w:rPr>
        <w:t xml:space="preserve">and </w:t>
      </w:r>
      <w:r w:rsidR="00FB46D8">
        <w:rPr>
          <w:rStyle w:val="LineNumber"/>
        </w:rPr>
        <w:t xml:space="preserve">was able to identify </w:t>
      </w:r>
      <w:r w:rsidRPr="003F49CE">
        <w:rPr>
          <w:rStyle w:val="LineNumber"/>
        </w:rPr>
        <w:t xml:space="preserve">the limits of </w:t>
      </w:r>
      <w:r w:rsidR="002142CB">
        <w:rPr>
          <w:rStyle w:val="LineNumber"/>
        </w:rPr>
        <w:t>the</w:t>
      </w:r>
      <w:r w:rsidR="002142CB" w:rsidRPr="003F49CE">
        <w:rPr>
          <w:rStyle w:val="LineNumber"/>
        </w:rPr>
        <w:t xml:space="preserve"> </w:t>
      </w:r>
      <w:r w:rsidRPr="003F49CE">
        <w:rPr>
          <w:rStyle w:val="LineNumber"/>
        </w:rPr>
        <w:t>model</w:t>
      </w:r>
      <w:r w:rsidR="002142CB">
        <w:rPr>
          <w:rStyle w:val="LineNumber"/>
        </w:rPr>
        <w:t>s</w:t>
      </w:r>
      <w:r w:rsidRPr="003F49CE">
        <w:rPr>
          <w:rStyle w:val="LineNumber"/>
        </w:rPr>
        <w:t>. Using an 80% training and 20% testing split, the Pearson correlation of the ensemble model was found to be 80%, with the root mean squared error calculated at 1.2</w:t>
      </w:r>
      <w:del w:id="117" w:author="Zeller, Michael A [V MPM]" w:date="2020-08-06T23:02:00Z">
        <w:r w:rsidRPr="003F49CE" w:rsidDel="00B278DE">
          <w:rPr>
            <w:rStyle w:val="LineNumber"/>
          </w:rPr>
          <w:delText>2</w:delText>
        </w:r>
      </w:del>
      <w:ins w:id="118" w:author="Zeller, Michael A [V MPM]" w:date="2020-08-06T23:02:00Z">
        <w:r w:rsidR="00B278DE">
          <w:rPr>
            <w:rStyle w:val="LineNumber"/>
          </w:rPr>
          <w:t>1</w:t>
        </w:r>
      </w:ins>
      <w:r w:rsidRPr="003F49CE">
        <w:rPr>
          <w:rStyle w:val="LineNumber"/>
        </w:rPr>
        <w:t xml:space="preserve"> AU. Depending on starting conditions, the error of the ensemble model </w:t>
      </w:r>
      <w:r w:rsidR="008C1544">
        <w:rPr>
          <w:rStyle w:val="LineNumber"/>
        </w:rPr>
        <w:t>could</w:t>
      </w:r>
      <w:r w:rsidR="008C1544" w:rsidRPr="003F49CE">
        <w:rPr>
          <w:rStyle w:val="LineNumber"/>
        </w:rPr>
        <w:t xml:space="preserve"> </w:t>
      </w:r>
      <w:r w:rsidRPr="003F49CE">
        <w:rPr>
          <w:rStyle w:val="LineNumber"/>
        </w:rPr>
        <w:t>be lower than any constituent model</w:t>
      </w:r>
      <w:r w:rsidR="009D0F46">
        <w:rPr>
          <w:rStyle w:val="LineNumber"/>
        </w:rPr>
        <w:t xml:space="preserve"> as combining</w:t>
      </w:r>
      <w:r w:rsidRPr="003F49CE">
        <w:rPr>
          <w:rStyle w:val="LineNumber"/>
        </w:rPr>
        <w:t xml:space="preserve"> multiple regression models can dampen errant predictions provided by a single regression model. Using 10-fold cross validation, </w:t>
      </w:r>
      <w:r w:rsidR="00931633">
        <w:rPr>
          <w:rStyle w:val="LineNumber"/>
        </w:rPr>
        <w:t>our</w:t>
      </w:r>
      <w:r w:rsidR="00931633" w:rsidRPr="003F49CE">
        <w:rPr>
          <w:rStyle w:val="LineNumber"/>
        </w:rPr>
        <w:t xml:space="preserve"> </w:t>
      </w:r>
      <w:r w:rsidRPr="003F49CE">
        <w:rPr>
          <w:rStyle w:val="LineNumber"/>
        </w:rPr>
        <w:t>ensemble</w:t>
      </w:r>
      <w:r w:rsidR="00931633">
        <w:rPr>
          <w:rStyle w:val="LineNumber"/>
        </w:rPr>
        <w:t xml:space="preserve"> model</w:t>
      </w:r>
      <w:r w:rsidRPr="003F49CE">
        <w:rPr>
          <w:rStyle w:val="LineNumber"/>
        </w:rPr>
        <w:t xml:space="preserve"> had a higher RMSE </w:t>
      </w:r>
      <w:r w:rsidR="007E08C9">
        <w:rPr>
          <w:rStyle w:val="LineNumber"/>
        </w:rPr>
        <w:t xml:space="preserve">when </w:t>
      </w:r>
      <w:r w:rsidRPr="003F49CE">
        <w:rPr>
          <w:rStyle w:val="LineNumber"/>
        </w:rPr>
        <w:t xml:space="preserve">compared to </w:t>
      </w:r>
      <w:r w:rsidR="009A6763">
        <w:rPr>
          <w:rStyle w:val="LineNumber"/>
        </w:rPr>
        <w:t xml:space="preserve">a different machine learning approach developed for human IAV by </w:t>
      </w:r>
      <w:r w:rsidRPr="003F49CE">
        <w:rPr>
          <w:rStyle w:val="LineNumber"/>
        </w:rPr>
        <w:t>Yao et al</w:t>
      </w:r>
      <w:r w:rsidR="00931633">
        <w:rPr>
          <w:rStyle w:val="LineNumber"/>
        </w:rPr>
        <w:t>. (2017)</w:t>
      </w:r>
      <w:r w:rsidR="009A6763" w:rsidRPr="009A6763">
        <w:rPr>
          <w:rStyle w:val="LineNumber"/>
        </w:rPr>
        <w:t xml:space="preserve"> </w:t>
      </w:r>
      <w:r w:rsidR="009A6763" w:rsidRPr="003F49CE">
        <w:rPr>
          <w:rStyle w:val="LineNumber"/>
        </w:rPr>
        <w:fldChar w:fldCharType="begin"/>
      </w:r>
      <w:r w:rsidR="009A6763">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9A6763" w:rsidRPr="003F49CE">
        <w:rPr>
          <w:rStyle w:val="LineNumber"/>
        </w:rPr>
        <w:fldChar w:fldCharType="separate"/>
      </w:r>
      <w:r w:rsidR="009A6763">
        <w:rPr>
          <w:rStyle w:val="LineNumber"/>
          <w:noProof/>
        </w:rPr>
        <w:t>(31)</w:t>
      </w:r>
      <w:r w:rsidR="009A6763" w:rsidRPr="003F49CE">
        <w:rPr>
          <w:rStyle w:val="LineNumber"/>
        </w:rPr>
        <w:fldChar w:fldCharType="end"/>
      </w:r>
      <w:r w:rsidR="009A6763">
        <w:rPr>
          <w:rStyle w:val="LineNumber"/>
        </w:rPr>
        <w:t xml:space="preserve">. This approach </w:t>
      </w:r>
      <w:r w:rsidR="007E08C9">
        <w:rPr>
          <w:rStyle w:val="LineNumber"/>
        </w:rPr>
        <w:t xml:space="preserve">used a </w:t>
      </w:r>
      <w:r w:rsidRPr="003F49CE">
        <w:rPr>
          <w:rStyle w:val="LineNumber"/>
        </w:rPr>
        <w:t>Joint Random Forest Regression (J</w:t>
      </w:r>
      <w:r>
        <w:rPr>
          <w:rStyle w:val="LineNumber"/>
        </w:rPr>
        <w:t>RFR</w:t>
      </w:r>
      <w:r w:rsidRPr="003F49CE">
        <w:rPr>
          <w:rStyle w:val="LineNumber"/>
        </w:rPr>
        <w:t>) algorith</w:t>
      </w:r>
      <w:r w:rsidR="009A6763">
        <w:rPr>
          <w:rStyle w:val="LineNumber"/>
        </w:rPr>
        <w:t xml:space="preserve">m that also included </w:t>
      </w:r>
      <w:r w:rsidRPr="003F49CE">
        <w:rPr>
          <w:rStyle w:val="LineNumber"/>
        </w:rPr>
        <w:t>substitution matrices for predicting antigenic distances</w:t>
      </w:r>
      <w:r w:rsidR="009A6763">
        <w:rPr>
          <w:rStyle w:val="LineNumber"/>
        </w:rPr>
        <w:t xml:space="preserve"> and had a</w:t>
      </w:r>
      <w:r w:rsidRPr="003F49CE">
        <w:rPr>
          <w:rStyle w:val="LineNumber"/>
        </w:rPr>
        <w:t xml:space="preserve"> RMSE &lt; 1.0</w:t>
      </w:r>
      <w:r w:rsidR="00D74190" w:rsidRPr="00D74190">
        <w:rPr>
          <w:rStyle w:val="LineNumber"/>
        </w:rPr>
        <w:t xml:space="preserve"> </w:t>
      </w:r>
      <w:r w:rsidR="00D74190" w:rsidRPr="003F49CE">
        <w:rPr>
          <w:rStyle w:val="LineNumber"/>
        </w:rPr>
        <w:fldChar w:fldCharType="begin"/>
      </w:r>
      <w:r w:rsidR="00914D13">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D74190" w:rsidRPr="003F49CE">
        <w:rPr>
          <w:rStyle w:val="LineNumber"/>
        </w:rPr>
        <w:fldChar w:fldCharType="separate"/>
      </w:r>
      <w:r w:rsidR="00914D13">
        <w:rPr>
          <w:rStyle w:val="LineNumber"/>
          <w:noProof/>
        </w:rPr>
        <w:t>(31)</w:t>
      </w:r>
      <w:r w:rsidR="00D74190" w:rsidRPr="003F49CE">
        <w:rPr>
          <w:rStyle w:val="LineNumber"/>
        </w:rPr>
        <w:fldChar w:fldCharType="end"/>
      </w:r>
      <w:r w:rsidRPr="003F49CE">
        <w:rPr>
          <w:rStyle w:val="LineNumber"/>
        </w:rPr>
        <w:t xml:space="preserve">. </w:t>
      </w:r>
      <w:r w:rsidR="006E281E">
        <w:rPr>
          <w:rStyle w:val="LineNumber"/>
        </w:rPr>
        <w:t xml:space="preserve">A </w:t>
      </w:r>
      <w:r w:rsidRPr="003F49CE">
        <w:rPr>
          <w:rStyle w:val="LineNumber"/>
        </w:rPr>
        <w:t>linear mixed-effects model employed by Harvey</w:t>
      </w:r>
      <w:r w:rsidR="00931633">
        <w:rPr>
          <w:rStyle w:val="LineNumber"/>
        </w:rPr>
        <w:t xml:space="preserve"> et al. (2016) </w:t>
      </w:r>
      <w:r w:rsidR="00C41FE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C41FEE" w:rsidRPr="003F49CE">
        <w:rPr>
          <w:rStyle w:val="LineNumber"/>
        </w:rPr>
        <w:fldChar w:fldCharType="separate"/>
      </w:r>
      <w:r w:rsidR="00914D13">
        <w:rPr>
          <w:rStyle w:val="LineNumber"/>
          <w:noProof/>
        </w:rPr>
        <w:t>(42)</w:t>
      </w:r>
      <w:r w:rsidR="00C41FEE" w:rsidRPr="003F49CE">
        <w:rPr>
          <w:rStyle w:val="LineNumber"/>
        </w:rPr>
        <w:fldChar w:fldCharType="end"/>
      </w:r>
      <w:r w:rsidR="006E281E">
        <w:rPr>
          <w:rStyle w:val="LineNumber"/>
        </w:rPr>
        <w:t xml:space="preserve"> for human IAV</w:t>
      </w:r>
      <w:r w:rsidR="0085047E">
        <w:rPr>
          <w:rStyle w:val="LineNumber"/>
        </w:rPr>
        <w:t xml:space="preserve">, </w:t>
      </w:r>
      <w:r w:rsidR="006E281E">
        <w:rPr>
          <w:rStyle w:val="LineNumber"/>
        </w:rPr>
        <w:t xml:space="preserve">also had better performance than our model </w:t>
      </w:r>
      <w:r w:rsidR="0085047E">
        <w:rPr>
          <w:rStyle w:val="LineNumber"/>
        </w:rPr>
        <w:t xml:space="preserve">but </w:t>
      </w:r>
      <w:r w:rsidR="005554C8">
        <w:rPr>
          <w:rStyle w:val="LineNumber"/>
        </w:rPr>
        <w:t>this</w:t>
      </w:r>
      <w:r w:rsidR="008D492D">
        <w:rPr>
          <w:rStyle w:val="LineNumber"/>
        </w:rPr>
        <w:t xml:space="preserve"> used different datasets and a comparison with our approach is difficult</w:t>
      </w:r>
      <w:r w:rsidRPr="003F49CE">
        <w:rPr>
          <w:rStyle w:val="LineNumber"/>
        </w:rPr>
        <w:t xml:space="preserve">. </w:t>
      </w:r>
      <w:r w:rsidR="008D492D">
        <w:rPr>
          <w:rStyle w:val="LineNumber"/>
        </w:rPr>
        <w:t xml:space="preserve">In our work, we </w:t>
      </w:r>
      <w:r w:rsidRPr="003F49CE">
        <w:rPr>
          <w:rStyle w:val="LineNumber"/>
        </w:rPr>
        <w:t>robustly check</w:t>
      </w:r>
      <w:r w:rsidR="008D492D">
        <w:rPr>
          <w:rStyle w:val="LineNumber"/>
        </w:rPr>
        <w:t>ed</w:t>
      </w:r>
      <w:r w:rsidRPr="003F49CE">
        <w:rPr>
          <w:rStyle w:val="LineNumber"/>
        </w:rPr>
        <w:t xml:space="preserve"> the error within the model </w:t>
      </w:r>
      <w:r w:rsidR="008D492D">
        <w:rPr>
          <w:rStyle w:val="LineNumber"/>
        </w:rPr>
        <w:t xml:space="preserve">using </w:t>
      </w:r>
      <w:r w:rsidRPr="003F49CE">
        <w:rPr>
          <w:rStyle w:val="LineNumber"/>
        </w:rPr>
        <w:t>a leave-one-out approach. Th</w:t>
      </w:r>
      <w:del w:id="119" w:author="Zeller, Michael A [V MPM]" w:date="2020-08-06T23:03:00Z">
        <w:r w:rsidRPr="003F49CE" w:rsidDel="00B278DE">
          <w:rPr>
            <w:rStyle w:val="LineNumber"/>
          </w:rPr>
          <w:delText xml:space="preserve">is approach </w:delText>
        </w:r>
      </w:del>
      <w:ins w:id="120" w:author="Zeller, Michael A [V MPM]" w:date="2020-08-06T23:03:00Z">
        <w:r w:rsidR="00B278DE">
          <w:rPr>
            <w:rStyle w:val="LineNumber"/>
          </w:rPr>
          <w:t xml:space="preserve">e leave-one-out cross validation </w:t>
        </w:r>
      </w:ins>
      <w:r w:rsidRPr="003F49CE">
        <w:rPr>
          <w:rStyle w:val="LineNumber"/>
        </w:rPr>
        <w:t>demonstrated 5</w:t>
      </w:r>
      <w:del w:id="121" w:author="Zeller, Michael A [V MPM]" w:date="2020-08-06T23:04:00Z">
        <w:r w:rsidRPr="003F49CE" w:rsidDel="00576CCD">
          <w:rPr>
            <w:rStyle w:val="LineNumber"/>
          </w:rPr>
          <w:delText>2</w:delText>
        </w:r>
      </w:del>
      <w:ins w:id="122" w:author="Zeller, Michael A [V MPM]" w:date="2020-08-06T23:04:00Z">
        <w:r w:rsidR="00576CCD">
          <w:rPr>
            <w:rStyle w:val="LineNumber"/>
          </w:rPr>
          <w:t>4</w:t>
        </w:r>
      </w:ins>
      <w:r w:rsidRPr="003F49CE">
        <w:rPr>
          <w:rStyle w:val="LineNumber"/>
        </w:rPr>
        <w:t>% of the predictions made with the ensemble model were at or below 1 AU of error, and 86% were below 2AU of error</w:t>
      </w:r>
      <w:r w:rsidR="000158D7">
        <w:rPr>
          <w:rStyle w:val="LineNumber"/>
        </w:rPr>
        <w:t xml:space="preserve">: a &lt;2AU distance is frequently used to indicate biological equivalence. Consequently, our approach </w:t>
      </w:r>
      <w:r w:rsidR="00B07B05">
        <w:rPr>
          <w:rStyle w:val="LineNumber"/>
        </w:rPr>
        <w:t xml:space="preserve">that was </w:t>
      </w:r>
      <w:r w:rsidR="00825431">
        <w:rPr>
          <w:rStyle w:val="LineNumber"/>
        </w:rPr>
        <w:t>developed using</w:t>
      </w:r>
      <w:r w:rsidR="000158D7">
        <w:rPr>
          <w:rStyle w:val="LineNumber"/>
        </w:rPr>
        <w:t xml:space="preserve"> </w:t>
      </w:r>
      <w:r w:rsidR="00B07B05">
        <w:rPr>
          <w:rStyle w:val="LineNumber"/>
        </w:rPr>
        <w:t xml:space="preserve">a small </w:t>
      </w:r>
      <w:r w:rsidR="000158D7">
        <w:rPr>
          <w:rStyle w:val="LineNumber"/>
        </w:rPr>
        <w:t>IAV in swine empirical dataset</w:t>
      </w:r>
      <w:r w:rsidR="00825431">
        <w:rPr>
          <w:rStyle w:val="LineNumber"/>
        </w:rPr>
        <w:t>,</w:t>
      </w:r>
      <w:r w:rsidR="000158D7">
        <w:rPr>
          <w:rStyle w:val="LineNumber"/>
        </w:rPr>
        <w:t xml:space="preserve"> </w:t>
      </w:r>
      <w:r w:rsidR="00825431">
        <w:rPr>
          <w:rStyle w:val="LineNumber"/>
        </w:rPr>
        <w:t xml:space="preserve">made </w:t>
      </w:r>
      <w:r w:rsidR="00064DB6">
        <w:rPr>
          <w:rStyle w:val="LineNumber"/>
        </w:rPr>
        <w:t>predictions</w:t>
      </w:r>
      <w:r w:rsidR="00825431">
        <w:rPr>
          <w:rStyle w:val="LineNumber"/>
        </w:rPr>
        <w:t xml:space="preserve"> that in the majority of cases would be</w:t>
      </w:r>
      <w:r w:rsidR="00BF09C9" w:rsidRPr="003F49CE">
        <w:rPr>
          <w:rStyle w:val="LineNumber"/>
        </w:rPr>
        <w:t xml:space="preserve"> </w:t>
      </w:r>
      <w:r w:rsidRPr="003F49CE">
        <w:rPr>
          <w:rStyle w:val="LineNumber"/>
        </w:rPr>
        <w:t xml:space="preserve">useful in </w:t>
      </w:r>
      <w:r w:rsidR="00BF09C9">
        <w:rPr>
          <w:rStyle w:val="LineNumber"/>
        </w:rPr>
        <w:t>biological applications.</w:t>
      </w:r>
      <w:r w:rsidRPr="003F49CE">
        <w:rPr>
          <w:rStyle w:val="LineNumber"/>
        </w:rPr>
        <w:t xml:space="preserve"> </w:t>
      </w:r>
    </w:p>
    <w:p w14:paraId="6C93483D" w14:textId="35AE8201" w:rsidR="002F1B6E" w:rsidRPr="003F49CE" w:rsidRDefault="002F1B6E" w:rsidP="007F717F">
      <w:pPr>
        <w:pStyle w:val="Body"/>
        <w:rPr>
          <w:rStyle w:val="LineNumber"/>
        </w:rPr>
      </w:pPr>
      <w:r w:rsidRPr="003F49CE">
        <w:rPr>
          <w:rStyle w:val="LineNumber"/>
        </w:rPr>
        <w:t xml:space="preserve">The model </w:t>
      </w:r>
      <w:r w:rsidR="000E6793">
        <w:rPr>
          <w:rStyle w:val="LineNumber"/>
        </w:rPr>
        <w:t>we developed was experimentally validated using</w:t>
      </w:r>
      <w:r w:rsidRPr="003F49CE">
        <w:rPr>
          <w:rStyle w:val="LineNumber"/>
        </w:rPr>
        <w:t xml:space="preserve"> four test antigens</w:t>
      </w:r>
      <w:r w:rsidR="000E6793">
        <w:rPr>
          <w:rStyle w:val="LineNumber"/>
        </w:rPr>
        <w:t>, with empirical data</w:t>
      </w:r>
      <w:r w:rsidRPr="003F49CE">
        <w:rPr>
          <w:rStyle w:val="LineNumber"/>
        </w:rPr>
        <w:t xml:space="preserve"> demonstrat</w:t>
      </w:r>
      <w:r w:rsidR="000E6793">
        <w:rPr>
          <w:rStyle w:val="LineNumber"/>
        </w:rPr>
        <w:t xml:space="preserve">ing that </w:t>
      </w:r>
      <w:r w:rsidR="00F71151">
        <w:rPr>
          <w:rStyle w:val="LineNumber"/>
        </w:rPr>
        <w:t xml:space="preserve">generally </w:t>
      </w:r>
      <w:r w:rsidR="000E6793">
        <w:rPr>
          <w:rStyle w:val="LineNumber"/>
        </w:rPr>
        <w:t>the</w:t>
      </w:r>
      <w:r w:rsidRPr="003F49CE">
        <w:rPr>
          <w:rStyle w:val="LineNumber"/>
        </w:rPr>
        <w:t xml:space="preserve"> predictions </w:t>
      </w:r>
      <w:r w:rsidR="000E6793">
        <w:rPr>
          <w:rStyle w:val="LineNumber"/>
        </w:rPr>
        <w:t xml:space="preserve">had </w:t>
      </w:r>
      <w:r w:rsidRPr="003F49CE">
        <w:rPr>
          <w:rStyle w:val="LineNumber"/>
        </w:rPr>
        <w:t xml:space="preserve">an error less than 1 AU. The error between the test </w:t>
      </w:r>
      <w:r w:rsidRPr="003F49CE">
        <w:rPr>
          <w:rStyle w:val="LineNumber"/>
        </w:rPr>
        <w:lastRenderedPageBreak/>
        <w:t>antigen and reference antiserum representing a near identity with a near predicted antigenic distance was 0.3</w:t>
      </w:r>
      <w:del w:id="123" w:author="Zeller, Michael A [V MPM]" w:date="2020-08-06T23:05:00Z">
        <w:r w:rsidRPr="003F49CE" w:rsidDel="00576CCD">
          <w:rPr>
            <w:rStyle w:val="LineNumber"/>
          </w:rPr>
          <w:delText>4</w:delText>
        </w:r>
      </w:del>
      <w:ins w:id="124" w:author="Zeller, Michael A [V MPM]" w:date="2020-08-06T23:05:00Z">
        <w:r w:rsidR="00576CCD">
          <w:rPr>
            <w:rStyle w:val="LineNumber"/>
          </w:rPr>
          <w:t>5</w:t>
        </w:r>
      </w:ins>
      <w:r w:rsidRPr="003F49CE">
        <w:rPr>
          <w:rStyle w:val="LineNumber"/>
        </w:rPr>
        <w:t xml:space="preserve"> AU (Table 3).</w:t>
      </w:r>
      <w:r w:rsidR="00CB781B">
        <w:rPr>
          <w:rStyle w:val="LineNumber"/>
        </w:rPr>
        <w:t xml:space="preserve"> T</w:t>
      </w:r>
      <w:r w:rsidRPr="003F49CE">
        <w:rPr>
          <w:rStyle w:val="LineNumber"/>
        </w:rPr>
        <w:t xml:space="preserve">he distance between the same test antigen and reference antiserum HI titers was calculated at </w:t>
      </w:r>
      <w:r>
        <w:rPr>
          <w:rStyle w:val="LineNumber"/>
        </w:rPr>
        <w:t>0 and 1 AU (</w:t>
      </w:r>
      <w:r w:rsidR="005C04C9">
        <w:rPr>
          <w:rStyle w:val="LineNumber"/>
        </w:rPr>
        <w:t>S</w:t>
      </w:r>
      <w:r>
        <w:rPr>
          <w:rStyle w:val="LineNumber"/>
        </w:rPr>
        <w:t xml:space="preserve">upplemental </w:t>
      </w:r>
      <w:r w:rsidR="005C04C9">
        <w:rPr>
          <w:rStyle w:val="LineNumber"/>
        </w:rPr>
        <w:t>T</w:t>
      </w:r>
      <w:r>
        <w:rPr>
          <w:rStyle w:val="LineNumber"/>
        </w:rPr>
        <w:t xml:space="preserve">able </w:t>
      </w:r>
      <w:r w:rsidR="002E1BAA" w:rsidRPr="003F49CE">
        <w:rPr>
          <w:rStyle w:val="LineNumber"/>
        </w:rPr>
        <w:t>2</w:t>
      </w:r>
      <w:r w:rsidRPr="003F49CE">
        <w:rPr>
          <w:rStyle w:val="LineNumber"/>
        </w:rPr>
        <w:t xml:space="preserve">), giving an average distance of 0.5. It should be noted that the HI assay is a discrete measure whereas the prediction is continuous, thus an error less than 1 AU is difficult to interpret. Due to the discrete nature of the HI assay, the 0.5 AU error is negligible as the true antigenic distance is somewhere between 0 and 1 AU. The near identity with a far predicted antigenic distance had a wider range between </w:t>
      </w:r>
      <w:r>
        <w:rPr>
          <w:rStyle w:val="LineNumber"/>
        </w:rPr>
        <w:t xml:space="preserve">the two sera’s </w:t>
      </w:r>
      <w:r w:rsidRPr="003F49CE">
        <w:rPr>
          <w:rStyle w:val="LineNumber"/>
        </w:rPr>
        <w:t>HI titers 3 and 5, but the predicted distance 3.3</w:t>
      </w:r>
      <w:ins w:id="125" w:author="Zeller, Michael A [V MPM]" w:date="2020-08-06T23:06:00Z">
        <w:r w:rsidR="00576CCD">
          <w:rPr>
            <w:rStyle w:val="LineNumber"/>
          </w:rPr>
          <w:t>9</w:t>
        </w:r>
      </w:ins>
      <w:r w:rsidRPr="003F49CE">
        <w:rPr>
          <w:rStyle w:val="LineNumber"/>
        </w:rPr>
        <w:t xml:space="preserve"> was within this range</w:t>
      </w:r>
      <w:r>
        <w:rPr>
          <w:rStyle w:val="LineNumber"/>
        </w:rPr>
        <w:t>,</w:t>
      </w:r>
      <w:r w:rsidRPr="003F49CE">
        <w:rPr>
          <w:rStyle w:val="LineNumber"/>
        </w:rPr>
        <w:t xml:space="preserve"> and had an error of 0.</w:t>
      </w:r>
      <w:del w:id="126" w:author="Zeller, Michael A [V MPM]" w:date="2020-08-06T23:06:00Z">
        <w:r w:rsidRPr="003F49CE" w:rsidDel="00576CCD">
          <w:rPr>
            <w:rStyle w:val="LineNumber"/>
          </w:rPr>
          <w:delText>7</w:delText>
        </w:r>
      </w:del>
      <w:ins w:id="127" w:author="Zeller, Michael A [V MPM]" w:date="2020-08-06T23:06:00Z">
        <w:r w:rsidR="00576CCD">
          <w:rPr>
            <w:rStyle w:val="LineNumber"/>
          </w:rPr>
          <w:t>61</w:t>
        </w:r>
      </w:ins>
      <w:r w:rsidRPr="003F49CE">
        <w:rPr>
          <w:rStyle w:val="LineNumber"/>
        </w:rPr>
        <w:t xml:space="preserve"> AU from the average of 4 AU.</w:t>
      </w:r>
      <w:r w:rsidRPr="00087EFD">
        <w:t xml:space="preserve"> </w:t>
      </w:r>
      <w:r w:rsidRPr="00087EFD">
        <w:rPr>
          <w:rStyle w:val="LineNumber"/>
        </w:rPr>
        <w:t>The far identity with a near predicted antigenic distance had HI titers of 2 and 3, with a predicted distance of 0.</w:t>
      </w:r>
      <w:ins w:id="128" w:author="Zeller, Michael A [V MPM]" w:date="2020-08-06T23:06:00Z">
        <w:r w:rsidR="00576CCD">
          <w:rPr>
            <w:rStyle w:val="LineNumber"/>
          </w:rPr>
          <w:t>8</w:t>
        </w:r>
      </w:ins>
      <w:del w:id="129" w:author="Zeller, Michael A [V MPM]" w:date="2020-08-06T23:06:00Z">
        <w:r w:rsidRPr="00087EFD" w:rsidDel="00576CCD">
          <w:rPr>
            <w:rStyle w:val="LineNumber"/>
          </w:rPr>
          <w:delText>3</w:delText>
        </w:r>
      </w:del>
      <w:r w:rsidRPr="00087EFD">
        <w:rPr>
          <w:rStyle w:val="LineNumber"/>
        </w:rPr>
        <w:t xml:space="preserve">1, giving an error of </w:t>
      </w:r>
      <w:ins w:id="130" w:author="Zeller, Michael A [V MPM]" w:date="2020-08-06T23:07:00Z">
        <w:r w:rsidR="00576CCD">
          <w:rPr>
            <w:rStyle w:val="LineNumber"/>
          </w:rPr>
          <w:t>1.69</w:t>
        </w:r>
      </w:ins>
      <w:del w:id="131" w:author="Zeller, Michael A [V MPM]" w:date="2020-08-06T23:06:00Z">
        <w:r w:rsidRPr="00087EFD" w:rsidDel="00576CCD">
          <w:rPr>
            <w:rStyle w:val="LineNumber"/>
          </w:rPr>
          <w:delText>2.19</w:delText>
        </w:r>
      </w:del>
      <w:r w:rsidRPr="00087EFD">
        <w:rPr>
          <w:rStyle w:val="LineNumber"/>
        </w:rPr>
        <w:t xml:space="preserve"> AU from the average of 2.5 AU. Although the error </w:t>
      </w:r>
      <w:ins w:id="132" w:author="Zeller, Michael A [V MPM]" w:date="2020-08-06T23:07:00Z">
        <w:r w:rsidR="00576CCD">
          <w:rPr>
            <w:rStyle w:val="LineNumber"/>
          </w:rPr>
          <w:t>was higher than the other predictions</w:t>
        </w:r>
      </w:ins>
      <w:del w:id="133" w:author="Zeller, Michael A [V MPM]" w:date="2020-08-06T23:07:00Z">
        <w:r w:rsidRPr="00087EFD" w:rsidDel="00576CCD">
          <w:rPr>
            <w:rStyle w:val="LineNumber"/>
          </w:rPr>
          <w:delText>exceeded 2AU</w:delText>
        </w:r>
      </w:del>
      <w:r w:rsidRPr="00087EFD">
        <w:rPr>
          <w:rStyle w:val="LineNumber"/>
        </w:rPr>
        <w:t xml:space="preserve">, the ensemble prediction was able to discern that these two strains were more antigenically similar than would be predicted based on sequence similarity alone. </w:t>
      </w:r>
      <w:r>
        <w:rPr>
          <w:rStyle w:val="LineNumber"/>
        </w:rPr>
        <w:t xml:space="preserve">For </w:t>
      </w:r>
      <w:r w:rsidRPr="003F49CE">
        <w:rPr>
          <w:rStyle w:val="LineNumber"/>
        </w:rPr>
        <w:t>the far identity and far predicted antigenic distance test antigen and reference antiserum pair</w:t>
      </w:r>
      <w:r>
        <w:rPr>
          <w:rStyle w:val="LineNumber"/>
        </w:rPr>
        <w:t xml:space="preserve">, </w:t>
      </w:r>
      <w:r w:rsidRPr="003F49CE">
        <w:rPr>
          <w:rStyle w:val="LineNumber"/>
        </w:rPr>
        <w:t>the predicted distance was 6.3</w:t>
      </w:r>
      <w:ins w:id="134" w:author="Zeller, Michael A [V MPM]" w:date="2020-08-06T23:08:00Z">
        <w:r w:rsidR="005413E9">
          <w:rPr>
            <w:rStyle w:val="LineNumber"/>
          </w:rPr>
          <w:t>7</w:t>
        </w:r>
      </w:ins>
      <w:del w:id="135" w:author="Zeller, Michael A [V MPM]" w:date="2020-08-06T23:08:00Z">
        <w:r w:rsidRPr="003F49CE" w:rsidDel="005413E9">
          <w:rPr>
            <w:rStyle w:val="LineNumber"/>
          </w:rPr>
          <w:delText>3</w:delText>
        </w:r>
      </w:del>
      <w:r w:rsidRPr="003F49CE">
        <w:rPr>
          <w:rStyle w:val="LineNumber"/>
        </w:rPr>
        <w:t xml:space="preserve"> and the empirical distance was 6.5. Given the raw </w:t>
      </w:r>
      <w:r>
        <w:rPr>
          <w:rStyle w:val="LineNumber"/>
        </w:rPr>
        <w:t>antigenic</w:t>
      </w:r>
      <w:r w:rsidRPr="003F49CE">
        <w:rPr>
          <w:rStyle w:val="LineNumber"/>
        </w:rPr>
        <w:t xml:space="preserve"> distances calculated from the </w:t>
      </w:r>
      <w:r>
        <w:rPr>
          <w:rStyle w:val="LineNumber"/>
        </w:rPr>
        <w:t>pair of</w:t>
      </w:r>
      <w:r w:rsidRPr="003F49CE">
        <w:rPr>
          <w:rStyle w:val="LineNumber"/>
        </w:rPr>
        <w:t xml:space="preserve"> titers were 6 and 7</w:t>
      </w:r>
      <w:r>
        <w:rPr>
          <w:rStyle w:val="LineNumber"/>
        </w:rPr>
        <w:t xml:space="preserve"> for the two serum samples</w:t>
      </w:r>
      <w:r w:rsidRPr="003F49CE">
        <w:rPr>
          <w:rStyle w:val="LineNumber"/>
        </w:rPr>
        <w:t>, the real distance is likely somewhere between the two values.</w:t>
      </w:r>
    </w:p>
    <w:p w14:paraId="6947494A" w14:textId="6D2415EA" w:rsidR="002F1B6E" w:rsidRPr="003F49CE" w:rsidRDefault="002F1B6E" w:rsidP="007F717F">
      <w:pPr>
        <w:pStyle w:val="Body"/>
        <w:rPr>
          <w:rStyle w:val="LineNumber"/>
        </w:rPr>
      </w:pPr>
      <w:r w:rsidRPr="003F49CE">
        <w:rPr>
          <w:rStyle w:val="LineNumber"/>
        </w:rPr>
        <w:t xml:space="preserve">This work adds to a growing body of literature that aims to quantitatively predict antigenic phenotypes of IAV from the sequence without requiring HI titers for each IAV strain </w:t>
      </w:r>
      <w:r w:rsidR="00E74D87"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E74D87" w:rsidRPr="003F49CE">
        <w:rPr>
          <w:rStyle w:val="LineNumber"/>
        </w:rPr>
      </w:r>
      <w:r w:rsidR="00E74D87" w:rsidRPr="003F49CE">
        <w:rPr>
          <w:rStyle w:val="LineNumber"/>
        </w:rPr>
        <w:fldChar w:fldCharType="separate"/>
      </w:r>
      <w:r w:rsidR="00914D13">
        <w:rPr>
          <w:rStyle w:val="LineNumber"/>
          <w:noProof/>
        </w:rPr>
        <w:t>(19,31,42-44)</w:t>
      </w:r>
      <w:r w:rsidR="00E74D87" w:rsidRPr="003F49CE">
        <w:rPr>
          <w:rStyle w:val="LineNumber"/>
        </w:rPr>
        <w:fldChar w:fldCharType="end"/>
      </w:r>
      <w:r w:rsidR="005154D5" w:rsidRPr="003F49CE">
        <w:rPr>
          <w:rStyle w:val="LineNumber"/>
        </w:rPr>
        <w:t>.</w:t>
      </w:r>
      <w:r w:rsidRPr="003F49CE">
        <w:rPr>
          <w:rStyle w:val="LineNumber"/>
        </w:rPr>
        <w:t xml:space="preserve"> Similar methodologies have been implemented for use with other viruses such as Dengue</w:t>
      </w:r>
      <w:r w:rsidR="002E47B6">
        <w:rPr>
          <w:rStyle w:val="LineNumber"/>
        </w:rPr>
        <w:t xml:space="preserve"> virus</w:t>
      </w:r>
      <w:r w:rsidRPr="003F49CE">
        <w:rPr>
          <w:rStyle w:val="LineNumber"/>
        </w:rPr>
        <w:t xml:space="preserve">, where neutralizing titer distances have been predicted based on amino acid differences </w:t>
      </w:r>
      <w:r w:rsidR="00E74D87" w:rsidRPr="003F49CE">
        <w:rPr>
          <w:rStyle w:val="LineNumber"/>
        </w:rPr>
        <w:fldChar w:fldCharType="begin"/>
      </w:r>
      <w:r w:rsidR="00914D13">
        <w:rPr>
          <w:rStyle w:val="LineNumber"/>
        </w:rPr>
        <w:instrText xml:space="preserve"> ADDIN EN.CITE &lt;EndNote&gt;&lt;Cite&gt;&lt;Author&gt;Bell&lt;/Author&gt;&lt;Year&gt;2019&lt;/Year&gt;&lt;IDText&gt;Dengue genetic divergence generates within-serotype antigenic variation, but serotypes dominate evolutionary dynamics&lt;/IDText&gt;&lt;DisplayText&gt;(45)&lt;/DisplayText&gt;&lt;record&gt;&lt;titles&gt;&lt;title&gt;Dengue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E74D87" w:rsidRPr="003F49CE">
        <w:rPr>
          <w:rStyle w:val="LineNumber"/>
        </w:rPr>
        <w:fldChar w:fldCharType="separate"/>
      </w:r>
      <w:r w:rsidR="00914D13">
        <w:rPr>
          <w:rStyle w:val="LineNumber"/>
          <w:noProof/>
        </w:rPr>
        <w:t>(45)</w:t>
      </w:r>
      <w:r w:rsidR="00E74D87" w:rsidRPr="003F49CE">
        <w:rPr>
          <w:rStyle w:val="LineNumber"/>
        </w:rPr>
        <w:fldChar w:fldCharType="end"/>
      </w:r>
      <w:r w:rsidR="00E74D87" w:rsidRPr="003F49CE">
        <w:rPr>
          <w:rStyle w:val="LineNumber"/>
        </w:rPr>
        <w:t>.</w:t>
      </w:r>
      <w:r w:rsidRPr="003F49CE">
        <w:rPr>
          <w:rStyle w:val="LineNumber"/>
        </w:rPr>
        <w:t xml:space="preserve"> To the best of our knowledge, prior approaches to calculate antigenic distances between IAV </w:t>
      </w:r>
      <w:r>
        <w:rPr>
          <w:rStyle w:val="LineNumber"/>
        </w:rPr>
        <w:t>were</w:t>
      </w:r>
      <w:r w:rsidRPr="003F49CE">
        <w:rPr>
          <w:rStyle w:val="LineNumber"/>
        </w:rPr>
        <w:t xml:space="preserve"> trained and tested on human</w:t>
      </w:r>
      <w:r w:rsidR="002E47B6">
        <w:rPr>
          <w:rStyle w:val="LineNumber"/>
        </w:rPr>
        <w:t xml:space="preserve"> IAV</w:t>
      </w:r>
      <w:r w:rsidRPr="003F49CE">
        <w:rPr>
          <w:rStyle w:val="LineNumber"/>
        </w:rPr>
        <w:t xml:space="preserve"> strains</w:t>
      </w:r>
      <w:r>
        <w:rPr>
          <w:rStyle w:val="LineNumber"/>
        </w:rPr>
        <w:t xml:space="preserve"> </w:t>
      </w:r>
      <w:r w:rsidRPr="003F49CE">
        <w:rPr>
          <w:rStyle w:val="LineNumber"/>
        </w:rPr>
        <w:t xml:space="preserve">where the </w:t>
      </w:r>
      <w:r>
        <w:rPr>
          <w:rStyle w:val="LineNumber"/>
        </w:rPr>
        <w:t>HA genes</w:t>
      </w:r>
      <w:r w:rsidRPr="003F49CE">
        <w:rPr>
          <w:rStyle w:val="LineNumber"/>
        </w:rPr>
        <w:t xml:space="preserve"> </w:t>
      </w:r>
      <w:r>
        <w:rPr>
          <w:rStyle w:val="LineNumber"/>
        </w:rPr>
        <w:t>are</w:t>
      </w:r>
      <w:r w:rsidRPr="003F49CE">
        <w:rPr>
          <w:rStyle w:val="LineNumber"/>
        </w:rPr>
        <w:t xml:space="preserve"> characterized by phylogenetic</w:t>
      </w:r>
      <w:r w:rsidRPr="003F49CE" w:rsidDel="00C5639F">
        <w:rPr>
          <w:rStyle w:val="LineNumber"/>
        </w:rPr>
        <w:t xml:space="preserve"> </w:t>
      </w:r>
      <w:r>
        <w:rPr>
          <w:rStyle w:val="LineNumber"/>
        </w:rPr>
        <w:t>t</w:t>
      </w:r>
      <w:r w:rsidRPr="003F49CE">
        <w:rPr>
          <w:rStyle w:val="LineNumber"/>
        </w:rPr>
        <w:t>rees with a single thick trunk with short interspersed branches</w:t>
      </w:r>
      <w:r w:rsidR="005C21E9">
        <w:rPr>
          <w:rStyle w:val="LineNumber"/>
        </w:rPr>
        <w:t xml:space="preserve"> with far less cocirculating genetic diversity</w:t>
      </w:r>
      <w:r w:rsidRPr="003F49CE">
        <w:rPr>
          <w:rStyle w:val="LineNumber"/>
        </w:rPr>
        <w:t xml:space="preserve"> </w:t>
      </w:r>
      <w:r w:rsidR="00E4453D" w:rsidRPr="003F49CE">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E4453D" w:rsidRPr="003F49CE">
        <w:rPr>
          <w:rStyle w:val="LineNumber"/>
        </w:rPr>
      </w:r>
      <w:r w:rsidR="00E4453D" w:rsidRPr="003F49CE">
        <w:rPr>
          <w:rStyle w:val="LineNumber"/>
        </w:rPr>
        <w:fldChar w:fldCharType="separate"/>
      </w:r>
      <w:r w:rsidR="00914D13">
        <w:rPr>
          <w:rStyle w:val="LineNumber"/>
          <w:noProof/>
        </w:rPr>
        <w:t>(46-48)</w:t>
      </w:r>
      <w:r w:rsidR="00E4453D" w:rsidRPr="003F49CE">
        <w:rPr>
          <w:rStyle w:val="LineNumber"/>
        </w:rPr>
        <w:fldChar w:fldCharType="end"/>
      </w:r>
      <w:r w:rsidR="00D21621" w:rsidRPr="003F49CE">
        <w:rPr>
          <w:rStyle w:val="LineNumber"/>
        </w:rPr>
        <w:t>.</w:t>
      </w:r>
      <w:r w:rsidRPr="003F49CE">
        <w:rPr>
          <w:rStyle w:val="LineNumber"/>
        </w:rPr>
        <w:t xml:space="preserve"> </w:t>
      </w:r>
      <w:r>
        <w:rPr>
          <w:rStyle w:val="LineNumber"/>
        </w:rPr>
        <w:t>Antigenic data for the human</w:t>
      </w:r>
      <w:r w:rsidR="007C1FE8">
        <w:rPr>
          <w:rStyle w:val="LineNumber"/>
        </w:rPr>
        <w:t xml:space="preserve"> IAV</w:t>
      </w:r>
      <w:r>
        <w:rPr>
          <w:rStyle w:val="LineNumber"/>
        </w:rPr>
        <w:t xml:space="preserve"> strains used in prior approaches was generated using ferret antisera </w:t>
      </w:r>
      <w:r w:rsidR="00C55F63">
        <w:rPr>
          <w:rStyle w:val="LineNumber"/>
        </w:rPr>
        <w:t>with the</w:t>
      </w:r>
      <w:r>
        <w:rPr>
          <w:rStyle w:val="LineNumber"/>
        </w:rPr>
        <w:t xml:space="preserve"> caveat</w:t>
      </w:r>
      <w:r w:rsidR="00C55F63">
        <w:rPr>
          <w:rStyle w:val="LineNumber"/>
        </w:rPr>
        <w:t xml:space="preserve"> that</w:t>
      </w:r>
      <w:r>
        <w:rPr>
          <w:rStyle w:val="LineNumber"/>
        </w:rPr>
        <w:t xml:space="preserve"> human and ferret immune systems potentially interact </w:t>
      </w:r>
      <w:r w:rsidR="00C55F63">
        <w:rPr>
          <w:rStyle w:val="LineNumber"/>
        </w:rPr>
        <w:t xml:space="preserve">differently </w:t>
      </w:r>
      <w:r>
        <w:rPr>
          <w:rStyle w:val="LineNumber"/>
        </w:rPr>
        <w:t xml:space="preserve">with </w:t>
      </w:r>
      <w:r w:rsidR="00C55F63">
        <w:rPr>
          <w:rStyle w:val="LineNumber"/>
        </w:rPr>
        <w:t xml:space="preserve">the </w:t>
      </w:r>
      <w:r>
        <w:rPr>
          <w:rStyle w:val="LineNumber"/>
        </w:rPr>
        <w:t>viral antigenic phenotype</w:t>
      </w:r>
      <w:r w:rsidR="00C55F63">
        <w:rPr>
          <w:rStyle w:val="LineNumber"/>
        </w:rPr>
        <w:t xml:space="preserve"> </w:t>
      </w:r>
      <w:r w:rsidR="00320B33">
        <w:rPr>
          <w:rStyle w:val="LineNumber"/>
        </w:rPr>
        <w:fldChar w:fldCharType="begin"/>
      </w:r>
      <w:r w:rsidR="00320B33">
        <w:rPr>
          <w:rStyle w:val="LineNumber"/>
        </w:rPr>
        <w:instrText xml:space="preserve"> ADDIN EN.CITE &lt;EndNote&gt;&lt;Cite&gt;&lt;Author&gt;Fonville&lt;/Author&gt;&lt;Year&gt;2016&lt;/Year&gt;&lt;IDText&gt;Antigenic maps of influenza A (H3N2) produced with human antisera obtained after primary infection&lt;/IDText&gt;&lt;DisplayText&gt;(49)&lt;/DisplayText&gt;&lt;record&gt;&lt;isbn&gt;1537-6613&lt;/isbn&gt;&lt;titles&gt;&lt;title&gt;Antigenic maps of influenza A (H3N2) produced with human antisera obtained after primary infection&lt;/title&gt;&lt;secondary-title&gt;The Journal of infectious diseases&lt;/secondary-title&gt;&lt;/titles&gt;&lt;pages&gt;31-38&lt;/pages&gt;&lt;number&gt;1&lt;/number&gt;&lt;contributors&gt;&lt;authors&gt;&lt;author&gt;Fonville, Judith M&lt;/author&gt;&lt;author&gt;Fraaij, Pieter LA&lt;/author&gt;&lt;author&gt;de Mutsert, Gerrie&lt;/author&gt;&lt;author&gt;Wilks, Samuel H&lt;/author&gt;&lt;author&gt;van Beek, Ruud&lt;/author&gt;&lt;author&gt;Fouchier, Ron AM&lt;/author&gt;&lt;author&gt;Rimmelzwaan, Guus F&lt;/author&gt;&lt;/authors&gt;&lt;/contributors&gt;&lt;added-date format="utc"&gt;1594673902&lt;/added-date&gt;&lt;ref-type name="Journal Article"&gt;17&lt;/ref-type&gt;&lt;dates&gt;&lt;year&gt;2016&lt;/year&gt;&lt;/dates&gt;&lt;rec-number&gt;1102&lt;/rec-number&gt;&lt;last-updated-date format="utc"&gt;1594673902&lt;/last-updated-date&gt;&lt;volume&gt;213&lt;/volume&gt;&lt;/record&gt;&lt;/Cite&gt;&lt;/EndNote&gt;</w:instrText>
      </w:r>
      <w:r w:rsidR="00320B33">
        <w:rPr>
          <w:rStyle w:val="LineNumber"/>
        </w:rPr>
        <w:fldChar w:fldCharType="separate"/>
      </w:r>
      <w:r w:rsidR="00320B33">
        <w:rPr>
          <w:rStyle w:val="LineNumber"/>
          <w:noProof/>
        </w:rPr>
        <w:t>(49)</w:t>
      </w:r>
      <w:r w:rsidR="00320B33">
        <w:rPr>
          <w:rStyle w:val="LineNumber"/>
        </w:rPr>
        <w:fldChar w:fldCharType="end"/>
      </w:r>
      <w:r>
        <w:rPr>
          <w:rStyle w:val="LineNumber"/>
        </w:rPr>
        <w:t xml:space="preserve">. </w:t>
      </w:r>
      <w:r w:rsidRPr="003F49CE">
        <w:rPr>
          <w:rStyle w:val="LineNumber"/>
        </w:rPr>
        <w:t xml:space="preserve">Compared to IAV circulating in humans, </w:t>
      </w:r>
      <w:r>
        <w:rPr>
          <w:rStyle w:val="LineNumber"/>
        </w:rPr>
        <w:t xml:space="preserve">HA gene </w:t>
      </w:r>
      <w:r w:rsidRPr="003F49CE">
        <w:rPr>
          <w:rStyle w:val="LineNumber"/>
        </w:rPr>
        <w:t>phylogenetic trees</w:t>
      </w:r>
      <w:r>
        <w:rPr>
          <w:rStyle w:val="LineNumber"/>
        </w:rPr>
        <w:t xml:space="preserve"> from</w:t>
      </w:r>
      <w:r w:rsidRPr="003F49CE">
        <w:rPr>
          <w:rStyle w:val="LineNumber"/>
        </w:rPr>
        <w:t xml:space="preserve"> endemic IAV circulating in swine </w:t>
      </w:r>
      <w:r>
        <w:rPr>
          <w:rStyle w:val="LineNumber"/>
        </w:rPr>
        <w:t>demonstrate</w:t>
      </w:r>
      <w:r w:rsidRPr="003F49CE">
        <w:rPr>
          <w:rStyle w:val="LineNumber"/>
        </w:rPr>
        <w:t xml:space="preserve"> multiple </w:t>
      </w:r>
      <w:r w:rsidR="00752348">
        <w:rPr>
          <w:rStyle w:val="LineNumber"/>
        </w:rPr>
        <w:t>genetic clades</w:t>
      </w:r>
      <w:r w:rsidR="00752348" w:rsidRPr="003F49CE">
        <w:rPr>
          <w:rStyle w:val="LineNumber"/>
        </w:rPr>
        <w:t xml:space="preserve"> </w:t>
      </w:r>
      <w:r w:rsidRPr="003F49CE">
        <w:rPr>
          <w:rStyle w:val="LineNumber"/>
        </w:rPr>
        <w:t xml:space="preserve">within the same subtype </w:t>
      </w:r>
      <w:r w:rsidR="00752348">
        <w:rPr>
          <w:rStyle w:val="LineNumber"/>
        </w:rPr>
        <w:t>that are derived from multiple human-</w:t>
      </w:r>
      <w:r w:rsidR="00752348">
        <w:rPr>
          <w:rStyle w:val="LineNumber"/>
        </w:rPr>
        <w:lastRenderedPageBreak/>
        <w:t xml:space="preserve">to-swine spillover events across the last 100 years </w:t>
      </w:r>
      <w:r w:rsidR="003C0DC1"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C0DC1" w:rsidRPr="003F49CE">
        <w:rPr>
          <w:rStyle w:val="LineNumber"/>
        </w:rPr>
      </w:r>
      <w:r w:rsidR="003C0DC1" w:rsidRPr="003F49CE">
        <w:rPr>
          <w:rStyle w:val="LineNumber"/>
        </w:rPr>
        <w:fldChar w:fldCharType="separate"/>
      </w:r>
      <w:r w:rsidR="00914D13">
        <w:rPr>
          <w:rStyle w:val="LineNumber"/>
          <w:noProof/>
        </w:rPr>
        <w:t>(7,39)</w:t>
      </w:r>
      <w:r w:rsidR="003C0DC1" w:rsidRPr="003F49CE">
        <w:rPr>
          <w:rStyle w:val="LineNumber"/>
        </w:rPr>
        <w:fldChar w:fldCharType="end"/>
      </w:r>
      <w:r w:rsidR="00CA535B" w:rsidRPr="003F49CE">
        <w:rPr>
          <w:rStyle w:val="LineNumber"/>
        </w:rPr>
        <w:t>.</w:t>
      </w:r>
      <w:r w:rsidRPr="003F49CE">
        <w:rPr>
          <w:rStyle w:val="LineNumber"/>
        </w:rPr>
        <w:t xml:space="preserve"> The large genetic diversity of strains coevolving within the swine population has resulted in </w:t>
      </w:r>
      <w:r w:rsidR="00181913" w:rsidRPr="003F49CE">
        <w:rPr>
          <w:rStyle w:val="LineNumber"/>
        </w:rPr>
        <w:t>a</w:t>
      </w:r>
      <w:r w:rsidR="00181913">
        <w:rPr>
          <w:rStyle w:val="LineNumber"/>
        </w:rPr>
        <w:t xml:space="preserve"> similarly </w:t>
      </w:r>
      <w:r w:rsidRPr="003F49CE">
        <w:rPr>
          <w:rStyle w:val="LineNumber"/>
        </w:rPr>
        <w:t xml:space="preserve">large breadth of antigenic </w:t>
      </w:r>
      <w:r w:rsidR="00926297">
        <w:rPr>
          <w:rStyle w:val="LineNumber"/>
        </w:rPr>
        <w:t>diversity and evolution</w:t>
      </w:r>
      <w:r w:rsidRPr="003F49CE">
        <w:rPr>
          <w:rStyle w:val="LineNumber"/>
        </w:rPr>
        <w:t xml:space="preserve">. </w:t>
      </w:r>
      <w:r w:rsidR="008A280E">
        <w:rPr>
          <w:rStyle w:val="LineNumber"/>
        </w:rPr>
        <w:t>Consequently</w:t>
      </w:r>
      <w:r w:rsidRPr="003F49CE">
        <w:rPr>
          <w:rStyle w:val="LineNumber"/>
        </w:rPr>
        <w:t xml:space="preserve">, a broad range of HI assays including </w:t>
      </w:r>
      <w:r w:rsidR="00926297">
        <w:rPr>
          <w:rStyle w:val="LineNumber"/>
        </w:rPr>
        <w:t>many</w:t>
      </w:r>
      <w:r w:rsidRPr="003F49CE">
        <w:rPr>
          <w:rStyle w:val="LineNumber"/>
        </w:rPr>
        <w:t xml:space="preserve"> genetically different IAV </w:t>
      </w:r>
      <w:r w:rsidR="00926297">
        <w:rPr>
          <w:rStyle w:val="LineNumber"/>
        </w:rPr>
        <w:t>are</w:t>
      </w:r>
      <w:r w:rsidR="00926297" w:rsidRPr="003F49CE">
        <w:rPr>
          <w:rStyle w:val="LineNumber"/>
        </w:rPr>
        <w:t xml:space="preserve"> </w:t>
      </w:r>
      <w:r w:rsidRPr="003F49CE">
        <w:rPr>
          <w:rStyle w:val="LineNumber"/>
        </w:rPr>
        <w:t xml:space="preserve">needed to capture </w:t>
      </w:r>
      <w:r w:rsidR="00FE5E1E">
        <w:rPr>
          <w:rStyle w:val="LineNumber"/>
        </w:rPr>
        <w:t xml:space="preserve">assess </w:t>
      </w:r>
      <w:r w:rsidRPr="003F49CE">
        <w:rPr>
          <w:rStyle w:val="LineNumber"/>
        </w:rPr>
        <w:t xml:space="preserve">antigenic diversity </w:t>
      </w:r>
      <w:r w:rsidR="00FE5E1E">
        <w:rPr>
          <w:rStyle w:val="LineNumber"/>
        </w:rPr>
        <w:t xml:space="preserve">of IAV circulating </w:t>
      </w:r>
      <w:r w:rsidRPr="003F49CE">
        <w:rPr>
          <w:rStyle w:val="LineNumber"/>
        </w:rPr>
        <w:t>within swine</w:t>
      </w:r>
      <w:r w:rsidR="00FD2BC1">
        <w:rPr>
          <w:rStyle w:val="LineNumber"/>
        </w:rPr>
        <w:t xml:space="preserve">. </w:t>
      </w:r>
      <w:r w:rsidR="003A286E">
        <w:rPr>
          <w:rStyle w:val="LineNumber"/>
        </w:rPr>
        <w:t xml:space="preserve">The scale of these studies has </w:t>
      </w:r>
      <w:r w:rsidR="00FD2BC1">
        <w:rPr>
          <w:rStyle w:val="LineNumber"/>
        </w:rPr>
        <w:t xml:space="preserve">been difficult in the swine IAV research community, </w:t>
      </w:r>
      <w:r w:rsidR="003A286E">
        <w:rPr>
          <w:rStyle w:val="LineNumber"/>
        </w:rPr>
        <w:t>and</w:t>
      </w:r>
      <w:r w:rsidR="00FD2BC1">
        <w:rPr>
          <w:rStyle w:val="LineNumber"/>
        </w:rPr>
        <w:t xml:space="preserve"> </w:t>
      </w:r>
      <w:r w:rsidR="00926297">
        <w:rPr>
          <w:rStyle w:val="LineNumber"/>
        </w:rPr>
        <w:t>there</w:t>
      </w:r>
      <w:r w:rsidR="007F3F33">
        <w:rPr>
          <w:rStyle w:val="LineNumber"/>
        </w:rPr>
        <w:t xml:space="preserve"> is a</w:t>
      </w:r>
      <w:r w:rsidR="00926297">
        <w:rPr>
          <w:rStyle w:val="LineNumber"/>
        </w:rPr>
        <w:t xml:space="preserve"> s</w:t>
      </w:r>
      <w:r w:rsidRPr="003F49CE">
        <w:rPr>
          <w:rStyle w:val="LineNumber"/>
        </w:rPr>
        <w:t xml:space="preserve">parsity of antigenic characterization of IAV </w:t>
      </w:r>
      <w:r w:rsidR="003A286E">
        <w:rPr>
          <w:rStyle w:val="LineNumber"/>
        </w:rPr>
        <w:t xml:space="preserve">in swine </w:t>
      </w:r>
      <w:r w:rsidR="007F3F33">
        <w:rPr>
          <w:rStyle w:val="LineNumber"/>
        </w:rPr>
        <w:t>frequently with</w:t>
      </w:r>
      <w:r w:rsidR="00926297" w:rsidRPr="003F49CE">
        <w:rPr>
          <w:rStyle w:val="LineNumber"/>
        </w:rPr>
        <w:t xml:space="preserve"> </w:t>
      </w:r>
      <w:r w:rsidRPr="003F49CE">
        <w:rPr>
          <w:rStyle w:val="LineNumber"/>
        </w:rPr>
        <w:t>large gaps of time between characterizations</w:t>
      </w:r>
      <w:r w:rsidR="00926297">
        <w:rPr>
          <w:rStyle w:val="LineNumber"/>
        </w:rPr>
        <w:t xml:space="preserve">. </w:t>
      </w:r>
      <w:r w:rsidR="007F3F33">
        <w:rPr>
          <w:rStyle w:val="LineNumber"/>
        </w:rPr>
        <w:t xml:space="preserve">This has the unfortunate consequence of potentially </w:t>
      </w:r>
      <w:r w:rsidRPr="003F49CE">
        <w:rPr>
          <w:rStyle w:val="LineNumber"/>
        </w:rPr>
        <w:t>misrepresent</w:t>
      </w:r>
      <w:r w:rsidR="007F3F33">
        <w:rPr>
          <w:rStyle w:val="LineNumber"/>
        </w:rPr>
        <w:t>ing</w:t>
      </w:r>
      <w:r w:rsidRPr="003F49CE">
        <w:rPr>
          <w:rStyle w:val="LineNumber"/>
        </w:rPr>
        <w:t xml:space="preserve"> the antigenic </w:t>
      </w:r>
      <w:r w:rsidR="007F3F33">
        <w:rPr>
          <w:rStyle w:val="LineNumber"/>
        </w:rPr>
        <w:t>diversity of swine IAV</w:t>
      </w:r>
      <w:r w:rsidR="007F3F33" w:rsidRPr="003F49CE">
        <w:rPr>
          <w:rStyle w:val="LineNumber"/>
        </w:rPr>
        <w:t xml:space="preserve"> </w:t>
      </w:r>
      <w:r w:rsidR="00926297">
        <w:rPr>
          <w:rStyle w:val="LineNumber"/>
        </w:rPr>
        <w:t xml:space="preserve">and can </w:t>
      </w:r>
      <w:r w:rsidRPr="003F49CE">
        <w:rPr>
          <w:rStyle w:val="LineNumber"/>
        </w:rPr>
        <w:t>make it difficult to</w:t>
      </w:r>
      <w:r w:rsidR="00533747">
        <w:rPr>
          <w:rStyle w:val="LineNumber"/>
        </w:rPr>
        <w:t xml:space="preserve"> improve our understanding of evolution of IAV in swine</w:t>
      </w:r>
      <w:r w:rsidRPr="003F49CE">
        <w:rPr>
          <w:rStyle w:val="LineNumber"/>
        </w:rPr>
        <w:t xml:space="preserve"> </w:t>
      </w:r>
      <w:r w:rsidR="00327E26"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327E26" w:rsidRPr="003F49CE">
        <w:rPr>
          <w:rStyle w:val="LineNumber"/>
        </w:rPr>
      </w:r>
      <w:r w:rsidR="00327E26" w:rsidRPr="003F49CE">
        <w:rPr>
          <w:rStyle w:val="LineNumber"/>
        </w:rPr>
        <w:fldChar w:fldCharType="separate"/>
      </w:r>
      <w:r w:rsidR="00914D13">
        <w:rPr>
          <w:rStyle w:val="LineNumber"/>
          <w:noProof/>
        </w:rPr>
        <w:t>(19,42,45)</w:t>
      </w:r>
      <w:r w:rsidR="00327E26" w:rsidRPr="003F49CE">
        <w:rPr>
          <w:rStyle w:val="LineNumber"/>
        </w:rPr>
        <w:fldChar w:fldCharType="end"/>
      </w:r>
      <w:r w:rsidR="00493CFD" w:rsidRPr="003F49CE">
        <w:rPr>
          <w:rStyle w:val="LineNumber"/>
        </w:rPr>
        <w:t>.</w:t>
      </w:r>
    </w:p>
    <w:p w14:paraId="6ED382E8" w14:textId="72949D74" w:rsidR="002F1B6E" w:rsidRPr="003F49CE" w:rsidRDefault="002F1B6E" w:rsidP="007F717F">
      <w:pPr>
        <w:pStyle w:val="Body"/>
        <w:rPr>
          <w:rStyle w:val="LineNumber"/>
        </w:rPr>
      </w:pPr>
      <w:r w:rsidRPr="003F49CE">
        <w:rPr>
          <w:rStyle w:val="LineNumber"/>
        </w:rPr>
        <w:t>The antigenic distance</w:t>
      </w:r>
      <w:r w:rsidR="00DB6E36">
        <w:rPr>
          <w:rStyle w:val="LineNumber"/>
        </w:rPr>
        <w:t xml:space="preserve"> </w:t>
      </w:r>
      <w:r w:rsidR="00695523">
        <w:rPr>
          <w:rStyle w:val="LineNumber"/>
        </w:rPr>
        <w:t>predictions</w:t>
      </w:r>
      <w:r w:rsidRPr="003F49CE">
        <w:rPr>
          <w:rStyle w:val="LineNumber"/>
        </w:rPr>
        <w:t xml:space="preserve"> described in this report were calculated through an ensemble of non-linear regression methods, chosen due to their robustness against collinearity. Several prior machine learning methods implement linear regression, though the relationship between amino acid changes may not reflect a linear relationship. </w:t>
      </w:r>
      <w:r w:rsidR="00DB6E36">
        <w:rPr>
          <w:rStyle w:val="LineNumber"/>
        </w:rPr>
        <w:t>A</w:t>
      </w:r>
      <w:r w:rsidRPr="003F49CE">
        <w:rPr>
          <w:rStyle w:val="LineNumber"/>
        </w:rPr>
        <w:t>mino acid</w:t>
      </w:r>
      <w:r w:rsidR="00DB6E36">
        <w:rPr>
          <w:rStyle w:val="LineNumber"/>
        </w:rPr>
        <w:t xml:space="preserve"> mutation</w:t>
      </w:r>
      <w:r w:rsidRPr="003F49CE">
        <w:rPr>
          <w:rStyle w:val="LineNumber"/>
        </w:rPr>
        <w:t xml:space="preserve">s may not occur independent of each other in a biological context, thus there is collinearity and the changes are not strictly additive </w:t>
      </w:r>
      <w:r w:rsidR="00D90A51" w:rsidRPr="003F49CE">
        <w:rPr>
          <w:rStyle w:val="LineNumber"/>
        </w:rPr>
        <w:fldChar w:fldCharType="begin"/>
      </w:r>
      <w:r w:rsidR="00914D13">
        <w:rPr>
          <w:rStyle w:val="LineNumber"/>
        </w:rPr>
        <w:instrText xml:space="preserve"> ADDIN EN.CITE &lt;EndNote&gt;&lt;Cite&gt;&lt;Author&gt;Yang&lt;/Author&gt;&lt;Year&gt;2014&lt;/Year&gt;&lt;IDText&gt;Sequence-based antigenic change prediction by a sparse learning method incorporating co-evolutionary information&lt;/IDText&gt;&lt;DisplayText&gt;(19,44)&lt;/DisplayText&gt;&lt;record&gt;&lt;titles&gt;&lt;title&gt;Sequence-based antigenic change prediction by a sparse learning method incorporating co-evolutionary information&lt;/title&gt;&lt;secondary-title&gt;PloS one&lt;/secondary-title&gt;&lt;/titles&gt;&lt;number&gt;9&lt;/number&gt;&lt;contributors&gt;&lt;authors&gt;&lt;author&gt;Yang, Jialiang&lt;/author&gt;&lt;author&gt;Zhang, Tong&lt;/author&gt;&lt;author&gt;Wan, Xiu-Feng&lt;/author&gt;&lt;/authors&gt;&lt;/contributors&gt;&lt;added-date format="utc"&gt;1588025559&lt;/added-date&gt;&lt;ref-type name="Journal Article"&gt;17&lt;/ref-type&gt;&lt;dates&gt;&lt;year&gt;2014&lt;/year&gt;&lt;/dates&gt;&lt;rec-number&gt;864&lt;/rec-number&gt;&lt;last-updated-date format="utc"&gt;1588025559&lt;/last-updated-date&gt;&lt;volume&gt;9&lt;/volume&gt;&lt;/record&gt;&lt;/Cite&gt;&lt;Cite&gt;&lt;Author&gt;Neher&lt;/Author&gt;&lt;Year&gt;2016&lt;/Year&gt;&lt;IDText&gt;Prediction, dynamics, and visualization of antigenic phenotypes of seasonal influenza viruses&lt;/IDText&gt;&lt;record&gt;&lt;isbn&gt;0027-8424&lt;/isbn&gt;&lt;titles&gt;&lt;title&gt;Prediction,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90A51" w:rsidRPr="003F49CE">
        <w:rPr>
          <w:rStyle w:val="LineNumber"/>
        </w:rPr>
        <w:fldChar w:fldCharType="separate"/>
      </w:r>
      <w:r w:rsidR="00914D13">
        <w:rPr>
          <w:rStyle w:val="LineNumber"/>
          <w:noProof/>
        </w:rPr>
        <w:t>(19,44)</w:t>
      </w:r>
      <w:r w:rsidR="00D90A51" w:rsidRPr="003F49CE">
        <w:rPr>
          <w:rStyle w:val="LineNumber"/>
        </w:rPr>
        <w:fldChar w:fldCharType="end"/>
      </w:r>
      <w:r w:rsidR="00352FEB" w:rsidRPr="003F49CE">
        <w:rPr>
          <w:rStyle w:val="LineNumber"/>
        </w:rPr>
        <w:t>.</w:t>
      </w:r>
      <w:r w:rsidRPr="003F49CE">
        <w:rPr>
          <w:rStyle w:val="LineNumber"/>
        </w:rPr>
        <w:t xml:space="preserve"> Linear models can mitigate issues of collinearity by including mixed-effects or by using regularization, such as ridge regression used in antigen-bridges </w:t>
      </w:r>
      <w:r w:rsidR="0095250D" w:rsidRPr="003F49CE">
        <w:rPr>
          <w:rStyle w:val="LineNumber"/>
        </w:rPr>
        <w:fldChar w:fldCharType="begin"/>
      </w:r>
      <w:r w:rsidR="00914D13">
        <w:rPr>
          <w:rStyle w:val="LineNumber"/>
        </w:rPr>
        <w:instrText xml:space="preserve"> ADDIN EN.CITE &lt;EndNote&gt;&lt;Cite&gt;&lt;Author&gt;Sun&lt;/Author&gt;&lt;Year&gt;2013&lt;/Year&gt;&lt;IDText&gt;Using sequence data to infer the antigenicity of influenza virus&lt;/IDText&gt;&lt;DisplayText&gt;(43)&lt;/DisplayText&gt;&lt;record&gt;&lt;isbn&gt;2150-7511&lt;/isbn&gt;&lt;titles&gt;&lt;title&gt;Using sequence data to infer the antigenicity of influenza virus&lt;/title&gt;&lt;secondary-title&gt;MBio&lt;/secondary-title&gt;&lt;/titles&gt;&lt;pages&gt;e00230-13&lt;/pages&gt;&lt;number&gt;4&lt;/number&gt;&lt;contributors&gt;&lt;authors&gt;&lt;author&gt;Sun, Hailiang&lt;/author&gt;&lt;author&gt;Yang, Jialiang&lt;/author&gt;&lt;author&gt;Zhang, Tong&lt;/author&gt;&lt;author&gt;Long, Li-Ping&lt;/author&gt;&lt;author&gt;Jia, Kun&lt;/author&gt;&lt;author&gt;Yang, Guohua&lt;/author&gt;&lt;author&gt;Webby, Richard J&lt;/author&gt;&lt;author&gt;Wan, Xiu-Feng&lt;/author&gt;&lt;/authors&gt;&lt;/contributors&gt;&lt;added-date format="utc"&gt;1588025504&lt;/added-date&gt;&lt;ref-type name="Journal Article"&gt;17&lt;/ref-type&gt;&lt;dates&gt;&lt;year&gt;2013&lt;/year&gt;&lt;/dates&gt;&lt;rec-number&gt;862&lt;/rec-number&gt;&lt;last-updated-date format="utc"&gt;1588025504&lt;/last-updated-date&gt;&lt;volume&gt;4&lt;/volume&gt;&lt;/record&gt;&lt;/Cite&gt;&lt;/EndNote&gt;</w:instrText>
      </w:r>
      <w:r w:rsidR="0095250D" w:rsidRPr="003F49CE">
        <w:rPr>
          <w:rStyle w:val="LineNumber"/>
        </w:rPr>
        <w:fldChar w:fldCharType="separate"/>
      </w:r>
      <w:r w:rsidR="00914D13">
        <w:rPr>
          <w:rStyle w:val="LineNumber"/>
          <w:noProof/>
        </w:rPr>
        <w:t>(43)</w:t>
      </w:r>
      <w:r w:rsidR="0095250D" w:rsidRPr="003F49CE">
        <w:rPr>
          <w:rStyle w:val="LineNumber"/>
        </w:rPr>
        <w:fldChar w:fldCharType="end"/>
      </w:r>
      <w:r w:rsidR="0095250D" w:rsidRPr="003F49CE">
        <w:rPr>
          <w:rStyle w:val="LineNumber"/>
        </w:rPr>
        <w:t>,</w:t>
      </w:r>
      <w:r w:rsidRPr="003F49CE">
        <w:rPr>
          <w:rStyle w:val="LineNumber"/>
        </w:rPr>
        <w:t xml:space="preserve"> or lasso regression used by </w:t>
      </w:r>
      <w:proofErr w:type="spellStart"/>
      <w:r w:rsidRPr="003F49CE">
        <w:rPr>
          <w:rStyle w:val="LineNumber"/>
        </w:rPr>
        <w:t>nextstrain</w:t>
      </w:r>
      <w:proofErr w:type="spellEnd"/>
      <w:r w:rsidRPr="003F49CE">
        <w:rPr>
          <w:rStyle w:val="LineNumber"/>
        </w:rPr>
        <w:t xml:space="preserve"> </w:t>
      </w:r>
      <w:r w:rsidR="0095250D" w:rsidRPr="003F49CE">
        <w:rPr>
          <w:rStyle w:val="LineNumber"/>
        </w:rPr>
        <w:fldChar w:fldCharType="begin"/>
      </w:r>
      <w:r w:rsidR="00914D13">
        <w:rPr>
          <w:rStyle w:val="LineNumber"/>
        </w:rPr>
        <w:instrText xml:space="preserve"> ADDIN EN.CITE &lt;EndNote&gt;&lt;Cite&gt;&lt;Author&gt;Neher&lt;/Author&gt;&lt;Year&gt;2016&lt;/Year&gt;&lt;IDText&gt;Prediction, dynamics, and visualization of antigenic phenotypes of seasonal influenza viruses&lt;/IDText&gt;&lt;DisplayText&gt;(19,45)&lt;/DisplayText&gt;&lt;record&gt;&lt;isbn&gt;0027-8424&lt;/isbn&gt;&lt;titles&gt;&lt;title&gt;Prediction,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format="utc"&gt;1518158964&lt;/last-updated-date&gt;&lt;volume&gt;113&lt;/volume&gt;&lt;/record&gt;&lt;/Cite&gt;&lt;Cite&gt;&lt;Author&gt;Bell&lt;/Author&gt;&lt;Year&gt;2019&lt;/Year&gt;&lt;IDText&gt;Dengue genetic divergence generates within-serotype antigenic variation, but serotypes dominate evolutionary dynamics&lt;/IDText&gt;&lt;record&gt;&lt;titles&gt;&lt;title&gt;Dengue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95250D" w:rsidRPr="003F49CE">
        <w:rPr>
          <w:rStyle w:val="LineNumber"/>
        </w:rPr>
        <w:fldChar w:fldCharType="separate"/>
      </w:r>
      <w:r w:rsidR="00914D13">
        <w:rPr>
          <w:rStyle w:val="LineNumber"/>
          <w:noProof/>
        </w:rPr>
        <w:t>(19,45)</w:t>
      </w:r>
      <w:r w:rsidR="0095250D" w:rsidRPr="003F49CE">
        <w:rPr>
          <w:rStyle w:val="LineNumber"/>
        </w:rPr>
        <w:fldChar w:fldCharType="end"/>
      </w:r>
      <w:r w:rsidR="0095250D" w:rsidRPr="003F49CE">
        <w:rPr>
          <w:rStyle w:val="LineNumber"/>
        </w:rPr>
        <w:t>.</w:t>
      </w:r>
      <w:r w:rsidR="0095250D">
        <w:rPr>
          <w:rStyle w:val="LineNumber"/>
          <w:noProof/>
        </w:rPr>
        <w:t xml:space="preserve"> </w:t>
      </w:r>
      <w:r w:rsidRPr="003F49CE">
        <w:rPr>
          <w:rStyle w:val="LineNumber"/>
        </w:rPr>
        <w:t>Lasso regression has the consequence of decreasing the total number of features by setting their weight to zero, while ridge regression minimizes the weight of less important features. Consequently, the model becomes more biologically interpretable</w:t>
      </w:r>
      <w:r w:rsidR="00C022E3">
        <w:rPr>
          <w:rStyle w:val="LineNumber"/>
        </w:rPr>
        <w:t xml:space="preserve"> with fewer predictors</w:t>
      </w:r>
      <w:r w:rsidR="00473848">
        <w:rPr>
          <w:rStyle w:val="LineNumber"/>
        </w:rPr>
        <w:t>.</w:t>
      </w:r>
      <w:r w:rsidRPr="003F49CE">
        <w:rPr>
          <w:rStyle w:val="LineNumber"/>
        </w:rPr>
        <w:t xml:space="preserve"> </w:t>
      </w:r>
      <w:r w:rsidR="00473848">
        <w:rPr>
          <w:rStyle w:val="LineNumber"/>
        </w:rPr>
        <w:t>However,</w:t>
      </w:r>
      <w:r w:rsidR="00473848" w:rsidRPr="003F49CE">
        <w:rPr>
          <w:rStyle w:val="LineNumber"/>
        </w:rPr>
        <w:t xml:space="preserve"> </w:t>
      </w:r>
      <w:r w:rsidRPr="003F49CE">
        <w:rPr>
          <w:rStyle w:val="LineNumber"/>
        </w:rPr>
        <w:t>prior work done by Harvey</w:t>
      </w:r>
      <w:r w:rsidR="00DB6E36">
        <w:rPr>
          <w:rStyle w:val="LineNumber"/>
        </w:rPr>
        <w:t xml:space="preserve"> et al. (2016)</w:t>
      </w:r>
      <w:r w:rsidRPr="003F49CE">
        <w:rPr>
          <w:rStyle w:val="LineNumber"/>
        </w:rPr>
        <w:t xml:space="preserve"> suggests that including </w:t>
      </w:r>
      <w:r w:rsidR="00473848">
        <w:rPr>
          <w:rStyle w:val="LineNumber"/>
        </w:rPr>
        <w:t>“</w:t>
      </w:r>
      <w:r w:rsidRPr="003F49CE">
        <w:rPr>
          <w:rStyle w:val="LineNumber"/>
        </w:rPr>
        <w:t>low-impact</w:t>
      </w:r>
      <w:r w:rsidR="00473848">
        <w:rPr>
          <w:rStyle w:val="LineNumber"/>
        </w:rPr>
        <w:t>”</w:t>
      </w:r>
      <w:r w:rsidRPr="003F49CE">
        <w:rPr>
          <w:rStyle w:val="LineNumber"/>
        </w:rPr>
        <w:t xml:space="preserve"> amino acid substitutions can substantially improve model accuracy </w:t>
      </w:r>
      <w:r w:rsidR="00B9076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B9076E" w:rsidRPr="003F49CE">
        <w:rPr>
          <w:rStyle w:val="LineNumber"/>
        </w:rPr>
        <w:fldChar w:fldCharType="separate"/>
      </w:r>
      <w:r w:rsidR="00914D13">
        <w:rPr>
          <w:rStyle w:val="LineNumber"/>
          <w:noProof/>
        </w:rPr>
        <w:t>(42)</w:t>
      </w:r>
      <w:r w:rsidR="00B9076E" w:rsidRPr="003F49CE">
        <w:rPr>
          <w:rStyle w:val="LineNumber"/>
        </w:rPr>
        <w:fldChar w:fldCharType="end"/>
      </w:r>
      <w:r w:rsidR="00B9076E" w:rsidRPr="003F49CE">
        <w:rPr>
          <w:rStyle w:val="LineNumber"/>
        </w:rPr>
        <w:t>.</w:t>
      </w:r>
      <w:r w:rsidRPr="003F49CE">
        <w:rPr>
          <w:rStyle w:val="LineNumber"/>
        </w:rPr>
        <w:t xml:space="preserve"> In the models described in </w:t>
      </w:r>
      <w:r w:rsidR="00C022E3">
        <w:rPr>
          <w:rStyle w:val="LineNumber"/>
        </w:rPr>
        <w:t>our work</w:t>
      </w:r>
      <w:r w:rsidRPr="003F49CE">
        <w:rPr>
          <w:rStyle w:val="LineNumber"/>
        </w:rPr>
        <w:t xml:space="preserve">, the parameters were constrained based on </w:t>
      </w:r>
      <w:r w:rsidR="00473848">
        <w:rPr>
          <w:rStyle w:val="LineNumber"/>
        </w:rPr>
        <w:t xml:space="preserve">model </w:t>
      </w:r>
      <w:proofErr w:type="spellStart"/>
      <w:r w:rsidRPr="003F49CE">
        <w:rPr>
          <w:rStyle w:val="LineNumber"/>
        </w:rPr>
        <w:t>hyperparameterization</w:t>
      </w:r>
      <w:proofErr w:type="spellEnd"/>
      <w:r w:rsidRPr="003F49CE">
        <w:rPr>
          <w:rStyle w:val="LineNumber"/>
        </w:rPr>
        <w:t xml:space="preserve">. Analysis of the random forest showed that the top 10 features accounted for </w:t>
      </w:r>
      <w:ins w:id="136" w:author="Zeller, Michael A [V MPM]" w:date="2020-08-06T23:10:00Z">
        <w:r w:rsidR="00D445AF">
          <w:rPr>
            <w:rStyle w:val="LineNumber"/>
          </w:rPr>
          <w:t>58.3</w:t>
        </w:r>
      </w:ins>
      <w:del w:id="137" w:author="Zeller, Michael A [V MPM]" w:date="2020-08-06T23:10:00Z">
        <w:r w:rsidRPr="003F49CE" w:rsidDel="00D445AF">
          <w:rPr>
            <w:rStyle w:val="LineNumber"/>
          </w:rPr>
          <w:delText>60</w:delText>
        </w:r>
      </w:del>
      <w:r w:rsidRPr="003F49CE">
        <w:rPr>
          <w:rStyle w:val="LineNumber"/>
        </w:rPr>
        <w:t>% of the importance in the random forest regression model, and 25</w:t>
      </w:r>
      <w:ins w:id="138" w:author="Zeller, Michael A [V MPM]" w:date="2020-08-06T23:10:00Z">
        <w:r w:rsidR="00D445AF">
          <w:rPr>
            <w:rStyle w:val="LineNumber"/>
          </w:rPr>
          <w:t>3 (</w:t>
        </w:r>
      </w:ins>
      <w:del w:id="139" w:author="Zeller, Michael A [V MPM]" w:date="2020-08-06T23:10:00Z">
        <w:r w:rsidRPr="003F49CE" w:rsidDel="00D445AF">
          <w:rPr>
            <w:rStyle w:val="LineNumber"/>
          </w:rPr>
          <w:delText>5 (</w:delText>
        </w:r>
      </w:del>
      <w:r w:rsidRPr="003F49CE">
        <w:rPr>
          <w:rStyle w:val="LineNumber"/>
        </w:rPr>
        <w:t xml:space="preserve">35%) features were needed during a run to account for 95% of the importance. This supports observations by Harvey </w:t>
      </w:r>
      <w:r w:rsidR="00C022E3">
        <w:rPr>
          <w:rStyle w:val="LineNumber"/>
        </w:rPr>
        <w:t xml:space="preserve">et al. (2016) </w:t>
      </w:r>
      <w:r w:rsidRPr="003F49CE">
        <w:rPr>
          <w:rStyle w:val="LineNumber"/>
        </w:rPr>
        <w:t xml:space="preserve">that including low-ranking features can improve model performance </w:t>
      </w:r>
      <w:r w:rsidR="00FD0DD2" w:rsidRPr="003F49CE">
        <w:rPr>
          <w:rStyle w:val="LineNumber"/>
        </w:rPr>
        <w:t>significantly</w:t>
      </w:r>
      <w:r w:rsidR="00FD0DD2">
        <w:rPr>
          <w:rStyle w:val="LineNumber"/>
        </w:rPr>
        <w:t xml:space="preserve"> and</w:t>
      </w:r>
      <w:r w:rsidR="00C022E3">
        <w:rPr>
          <w:rStyle w:val="LineNumber"/>
        </w:rPr>
        <w:t xml:space="preserve"> including these within this </w:t>
      </w:r>
      <w:r w:rsidR="00473848">
        <w:rPr>
          <w:rStyle w:val="LineNumber"/>
        </w:rPr>
        <w:t xml:space="preserve">regression </w:t>
      </w:r>
      <w:r w:rsidR="00C022E3">
        <w:rPr>
          <w:rStyle w:val="LineNumber"/>
        </w:rPr>
        <w:t xml:space="preserve">framework had a </w:t>
      </w:r>
      <w:r w:rsidR="00FD0DD2">
        <w:rPr>
          <w:rStyle w:val="LineNumber"/>
        </w:rPr>
        <w:t>negligible</w:t>
      </w:r>
      <w:r w:rsidR="00C022E3">
        <w:rPr>
          <w:rStyle w:val="LineNumber"/>
        </w:rPr>
        <w:t xml:space="preserve"> </w:t>
      </w:r>
      <w:r w:rsidR="00DD5B58">
        <w:rPr>
          <w:rStyle w:val="LineNumber"/>
        </w:rPr>
        <w:t>computational cost</w:t>
      </w:r>
      <w:r w:rsidRPr="003F49CE">
        <w:rPr>
          <w:rStyle w:val="LineNumber"/>
        </w:rPr>
        <w:t>.</w:t>
      </w:r>
    </w:p>
    <w:p w14:paraId="4351F51E" w14:textId="56776EFE" w:rsidR="002F1B6E" w:rsidRPr="003F49CE" w:rsidRDefault="002F1B6E" w:rsidP="007F717F">
      <w:pPr>
        <w:pStyle w:val="Body"/>
        <w:rPr>
          <w:rStyle w:val="LineNumber"/>
        </w:rPr>
      </w:pPr>
      <w:r w:rsidRPr="003F49CE">
        <w:rPr>
          <w:rStyle w:val="LineNumber"/>
        </w:rPr>
        <w:lastRenderedPageBreak/>
        <w:t xml:space="preserve">The machine learning methods </w:t>
      </w:r>
      <w:r w:rsidR="00344EB4">
        <w:rPr>
          <w:rStyle w:val="LineNumber"/>
        </w:rPr>
        <w:t xml:space="preserve">we present </w:t>
      </w:r>
      <w:r w:rsidRPr="003F49CE">
        <w:rPr>
          <w:rStyle w:val="LineNumber"/>
        </w:rPr>
        <w:t>assigned importance to the position and context of amino acid mutations, allowing biological interpretation. Assessing the importance of the random forest model revealed that both the position and context of the amino acid mutation contribute</w:t>
      </w:r>
      <w:r>
        <w:rPr>
          <w:rStyle w:val="LineNumber"/>
        </w:rPr>
        <w:t>d</w:t>
      </w:r>
      <w:r w:rsidRPr="003F49CE">
        <w:rPr>
          <w:rStyle w:val="LineNumber"/>
        </w:rPr>
        <w:t xml:space="preserve"> to observed antigenic phenotype. While sequence difference had the highest importance in the random forest model, further assessment of the model revealed unequal weight between amino acid positions representing different mutations. A</w:t>
      </w:r>
      <w:r w:rsidR="002D2DF3">
        <w:rPr>
          <w:rStyle w:val="LineNumber"/>
        </w:rPr>
        <w:t xml:space="preserve">n </w:t>
      </w:r>
      <w:r w:rsidRPr="003F49CE">
        <w:rPr>
          <w:rStyle w:val="LineNumber"/>
        </w:rPr>
        <w:t xml:space="preserve">example </w:t>
      </w:r>
      <w:r w:rsidR="002D2DF3">
        <w:rPr>
          <w:rStyle w:val="LineNumber"/>
        </w:rPr>
        <w:t xml:space="preserve">of this dynamic </w:t>
      </w:r>
      <w:r>
        <w:rPr>
          <w:rStyle w:val="LineNumber"/>
        </w:rPr>
        <w:t>was</w:t>
      </w:r>
      <w:r w:rsidRPr="003F49CE">
        <w:rPr>
          <w:rStyle w:val="LineNumber"/>
        </w:rPr>
        <w:t xml:space="preserve"> H3 HA positon 145 where a mutation between K and N </w:t>
      </w:r>
      <w:proofErr w:type="spellStart"/>
      <w:r w:rsidRPr="003F49CE">
        <w:rPr>
          <w:rStyle w:val="LineNumber"/>
        </w:rPr>
        <w:t>bidirectionally</w:t>
      </w:r>
      <w:proofErr w:type="spellEnd"/>
      <w:r w:rsidRPr="003F49CE">
        <w:rPr>
          <w:rStyle w:val="LineNumber"/>
        </w:rPr>
        <w:t xml:space="preserve"> </w:t>
      </w:r>
      <w:r>
        <w:rPr>
          <w:rStyle w:val="LineNumber"/>
        </w:rPr>
        <w:t>wa</w:t>
      </w:r>
      <w:r w:rsidRPr="003F49CE">
        <w:rPr>
          <w:rStyle w:val="LineNumber"/>
        </w:rPr>
        <w:t>s ranked as the most important amino acid mutation feature. Other observed mutations at position 145 between K and S and N and S were ra</w:t>
      </w:r>
      <w:bookmarkStart w:id="140" w:name="_GoBack"/>
      <w:bookmarkEnd w:id="140"/>
      <w:r w:rsidRPr="003F49CE">
        <w:rPr>
          <w:rStyle w:val="LineNumber"/>
        </w:rPr>
        <w:t xml:space="preserve">nked as less important, matching the biological nuances that have been observed </w:t>
      </w:r>
      <w:r w:rsidR="007B4BF2">
        <w:rPr>
          <w:rStyle w:val="LineNumber"/>
        </w:rPr>
        <w:t>with empirical testing</w:t>
      </w:r>
      <w:r w:rsidRPr="003F49CE">
        <w:rPr>
          <w:rStyle w:val="LineNumber"/>
        </w:rPr>
        <w:t xml:space="preserve"> and other computational predictions </w:t>
      </w:r>
      <w:r w:rsidR="00560325"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560325" w:rsidRPr="003F49CE">
        <w:rPr>
          <w:rStyle w:val="LineNumber"/>
        </w:rPr>
      </w:r>
      <w:r w:rsidR="00560325" w:rsidRPr="003F49CE">
        <w:rPr>
          <w:rStyle w:val="LineNumber"/>
        </w:rPr>
        <w:fldChar w:fldCharType="separate"/>
      </w:r>
      <w:r w:rsidR="00914D13">
        <w:rPr>
          <w:rStyle w:val="LineNumber"/>
          <w:noProof/>
        </w:rPr>
        <w:t>(15,43)</w:t>
      </w:r>
      <w:r w:rsidR="00560325" w:rsidRPr="003F49CE">
        <w:rPr>
          <w:rStyle w:val="LineNumber"/>
        </w:rPr>
        <w:fldChar w:fldCharType="end"/>
      </w:r>
      <w:r w:rsidR="00560325" w:rsidRPr="003F49CE">
        <w:rPr>
          <w:rStyle w:val="LineNumber"/>
        </w:rPr>
        <w:t>.</w:t>
      </w:r>
      <w:r w:rsidRPr="003F49CE">
        <w:rPr>
          <w:rStyle w:val="LineNumber"/>
        </w:rPr>
        <w:t xml:space="preserve"> </w:t>
      </w:r>
      <w:r>
        <w:rPr>
          <w:rStyle w:val="LineNumber"/>
        </w:rPr>
        <w:t>L</w:t>
      </w:r>
      <w:r w:rsidRPr="003F49CE">
        <w:rPr>
          <w:rStyle w:val="LineNumber"/>
        </w:rPr>
        <w:t xml:space="preserve">iterature </w:t>
      </w:r>
      <w:r>
        <w:rPr>
          <w:rStyle w:val="LineNumber"/>
        </w:rPr>
        <w:t>reports</w:t>
      </w:r>
      <w:r w:rsidRPr="003F49CE">
        <w:rPr>
          <w:rStyle w:val="LineNumber"/>
        </w:rPr>
        <w:t xml:space="preserve"> suggested that the </w:t>
      </w:r>
      <w:r>
        <w:rPr>
          <w:rStyle w:val="LineNumber"/>
        </w:rPr>
        <w:t xml:space="preserve">conservation of biochemical properties of the amino acid </w:t>
      </w:r>
      <w:r w:rsidR="007B4BF2">
        <w:rPr>
          <w:rStyle w:val="LineNumber"/>
        </w:rPr>
        <w:t>mutation</w:t>
      </w:r>
      <w:r w:rsidR="007B4BF2" w:rsidRPr="003F49CE">
        <w:rPr>
          <w:rStyle w:val="LineNumber"/>
        </w:rPr>
        <w:t xml:space="preserve"> </w:t>
      </w:r>
      <w:r w:rsidRPr="003F49CE">
        <w:rPr>
          <w:rStyle w:val="LineNumber"/>
        </w:rPr>
        <w:t xml:space="preserve">may also have some effect on the observed antigenic change </w:t>
      </w:r>
      <w:r w:rsidR="0023630A"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23630A" w:rsidRPr="003F49CE">
        <w:rPr>
          <w:rStyle w:val="LineNumber"/>
        </w:rPr>
      </w:r>
      <w:r w:rsidR="0023630A" w:rsidRPr="003F49CE">
        <w:rPr>
          <w:rStyle w:val="LineNumber"/>
        </w:rPr>
        <w:fldChar w:fldCharType="separate"/>
      </w:r>
      <w:r w:rsidR="00D37DA5">
        <w:rPr>
          <w:rStyle w:val="LineNumber"/>
          <w:noProof/>
        </w:rPr>
        <w:t>(15,19)</w:t>
      </w:r>
      <w:r w:rsidR="0023630A" w:rsidRPr="003F49CE">
        <w:rPr>
          <w:rStyle w:val="LineNumber"/>
        </w:rPr>
        <w:fldChar w:fldCharType="end"/>
      </w:r>
      <w:r w:rsidR="0023630A" w:rsidRPr="003F49CE">
        <w:rPr>
          <w:rStyle w:val="LineNumber"/>
        </w:rPr>
        <w:t>.</w:t>
      </w:r>
      <w:r w:rsidRPr="003F49CE">
        <w:rPr>
          <w:rStyle w:val="LineNumber"/>
        </w:rPr>
        <w:t xml:space="preserve"> Unequal weighting of mutations in the model suggests antigenic distance may help improve vaccine antigen selection when compared to </w:t>
      </w:r>
      <w:r>
        <w:rPr>
          <w:rStyle w:val="LineNumber"/>
        </w:rPr>
        <w:t>HA sequence comparison alone,</w:t>
      </w:r>
      <w:r w:rsidRPr="003F49CE">
        <w:rPr>
          <w:rStyle w:val="LineNumber"/>
        </w:rPr>
        <w:t xml:space="preserve"> as </w:t>
      </w:r>
      <w:r w:rsidR="00876B73">
        <w:rPr>
          <w:rStyle w:val="LineNumber"/>
        </w:rPr>
        <w:t>this approach</w:t>
      </w:r>
      <w:r w:rsidRPr="003F49CE">
        <w:rPr>
          <w:rStyle w:val="LineNumber"/>
        </w:rPr>
        <w:t xml:space="preserve"> capture</w:t>
      </w:r>
      <w:r w:rsidR="00876B73">
        <w:rPr>
          <w:rStyle w:val="LineNumber"/>
        </w:rPr>
        <w:t>s</w:t>
      </w:r>
      <w:r w:rsidRPr="003F49CE">
        <w:rPr>
          <w:rStyle w:val="LineNumber"/>
        </w:rPr>
        <w:t xml:space="preserve"> </w:t>
      </w:r>
      <w:r w:rsidR="00AC4B97">
        <w:rPr>
          <w:rStyle w:val="LineNumber"/>
        </w:rPr>
        <w:t>not only sequence homology but how amino acid can influence</w:t>
      </w:r>
      <w:r w:rsidRPr="003F49CE">
        <w:rPr>
          <w:rStyle w:val="LineNumber"/>
        </w:rPr>
        <w:t xml:space="preserve"> </w:t>
      </w:r>
      <w:r w:rsidR="00AC4B97">
        <w:rPr>
          <w:rStyle w:val="LineNumber"/>
        </w:rPr>
        <w:t>antigen-</w:t>
      </w:r>
      <w:r w:rsidRPr="003F49CE">
        <w:rPr>
          <w:rStyle w:val="LineNumber"/>
        </w:rPr>
        <w:t>antibody interaction</w:t>
      </w:r>
      <w:r w:rsidR="00AC4B97">
        <w:rPr>
          <w:rStyle w:val="LineNumber"/>
        </w:rPr>
        <w:t>s.</w:t>
      </w:r>
      <w:r w:rsidR="00AC4B97" w:rsidRPr="003F49CE">
        <w:rPr>
          <w:rStyle w:val="LineNumber"/>
        </w:rPr>
        <w:t xml:space="preserve"> </w:t>
      </w:r>
    </w:p>
    <w:p w14:paraId="1164E1DC" w14:textId="6907D6DE" w:rsidR="00515FA5" w:rsidRDefault="00C91127" w:rsidP="00D441B9">
      <w:pPr>
        <w:pStyle w:val="Body"/>
        <w:rPr>
          <w:rStyle w:val="LineNumber"/>
        </w:rPr>
      </w:pPr>
      <w:r>
        <w:rPr>
          <w:rStyle w:val="LineNumber"/>
        </w:rPr>
        <w:t xml:space="preserve">Our </w:t>
      </w:r>
      <w:r w:rsidR="00C94D10">
        <w:rPr>
          <w:rStyle w:val="LineNumber"/>
        </w:rPr>
        <w:t>method</w:t>
      </w:r>
      <w:r w:rsidR="00284E07">
        <w:rPr>
          <w:rStyle w:val="LineNumber"/>
        </w:rPr>
        <w:t xml:space="preserve"> identified </w:t>
      </w:r>
      <w:r w:rsidR="00EC6002">
        <w:rPr>
          <w:rStyle w:val="LineNumber"/>
        </w:rPr>
        <w:t xml:space="preserve">sites that had a major impact of the antigenic phenotype of swine IAV. </w:t>
      </w:r>
      <w:r w:rsidR="002F1B6E" w:rsidRPr="003F49CE">
        <w:rPr>
          <w:rStyle w:val="LineNumber"/>
        </w:rPr>
        <w:t xml:space="preserve">The majority of these sites </w:t>
      </w:r>
      <w:r w:rsidR="002F1B6E">
        <w:rPr>
          <w:rStyle w:val="LineNumber"/>
        </w:rPr>
        <w:t>we</w:t>
      </w:r>
      <w:r w:rsidR="002F1B6E" w:rsidRPr="003F49CE">
        <w:rPr>
          <w:rStyle w:val="LineNumber"/>
        </w:rPr>
        <w:t xml:space="preserve">re </w:t>
      </w:r>
      <w:r w:rsidR="002F1B6E">
        <w:rPr>
          <w:rStyle w:val="LineNumber"/>
        </w:rPr>
        <w:t>located</w:t>
      </w:r>
      <w:r w:rsidR="002F1B6E" w:rsidRPr="003F49CE">
        <w:rPr>
          <w:rStyle w:val="LineNumber"/>
        </w:rPr>
        <w:t xml:space="preserve"> on the solvent expo</w:t>
      </w:r>
      <w:r w:rsidR="002F1B6E">
        <w:rPr>
          <w:rStyle w:val="LineNumber"/>
        </w:rPr>
        <w:t xml:space="preserve">sed surface of the HA protein and in </w:t>
      </w:r>
      <w:r w:rsidR="003F589D">
        <w:rPr>
          <w:rStyle w:val="LineNumber"/>
        </w:rPr>
        <w:t xml:space="preserve">antibody epitopes </w:t>
      </w:r>
      <w:r w:rsidR="00A73B41">
        <w:rPr>
          <w:rStyle w:val="LineNumber"/>
        </w:rPr>
        <w:t xml:space="preserve">that have been identified in human IAV </w:t>
      </w:r>
      <w:r w:rsidR="003F589D">
        <w:rPr>
          <w:rStyle w:val="LineNumber"/>
        </w:rPr>
        <w:t xml:space="preserve">(Figure </w:t>
      </w:r>
      <w:r w:rsidR="002F1B6E">
        <w:rPr>
          <w:rStyle w:val="LineNumber"/>
        </w:rPr>
        <w:t>4</w:t>
      </w:r>
      <w:r w:rsidR="002F1B6E" w:rsidRPr="003F49CE">
        <w:rPr>
          <w:rStyle w:val="LineNumber"/>
        </w:rPr>
        <w:t>)</w:t>
      </w:r>
      <w:r w:rsidR="000964E0" w:rsidRPr="000964E0">
        <w:rPr>
          <w:rStyle w:val="LineNumber"/>
        </w:rPr>
        <w:t xml:space="preserve"> </w:t>
      </w:r>
      <w:r w:rsidR="000964E0" w:rsidRPr="003F49CE">
        <w:rPr>
          <w:rStyle w:val="LineNumber"/>
        </w:rPr>
        <w:fldChar w:fldCharType="begin"/>
      </w:r>
      <w:r w:rsidR="000964E0">
        <w:rPr>
          <w:rStyle w:val="LineNumber"/>
        </w:rPr>
        <w:instrText xml:space="preserve"> ADDIN EN.CITE &lt;EndNote&gt;&lt;Cite&gt;&lt;Author&gt;Wiley&lt;/Author&gt;&lt;Year&gt;1981&lt;/Year&gt;&lt;IDText&gt;Structural identification of the antibody-binding sites of Hong Kong influenza haemagglutinin and their involvement in antigenic variation&lt;/IDText&gt;&lt;DisplayText&gt;(50,51)&lt;/DisplayText&gt;&lt;record&gt;&lt;isbn&gt;1476-4687&lt;/isbn&gt;&lt;titles&gt;&lt;title&gt;Structural identification of the antibody-binding sites of Hong Kong influenza haemagglutinin and their involvement in antigenic variation&lt;/title&gt;&lt;secondary-title&gt;Nature&lt;/secondary-title&gt;&lt;/titles&gt;&lt;pages&gt;373&lt;/pages&gt;&lt;number&gt;5796&lt;/number&gt;&lt;contributors&gt;&lt;authors&gt;&lt;author&gt;Wiley, DC&lt;/author&gt;&lt;author&gt;Wilson, IA&lt;/author&gt;&lt;author&gt;Skehel, JJ&lt;/author&gt;&lt;/authors&gt;&lt;/contributors&gt;&lt;added-date format="utc"&gt;1518247127&lt;/added-date&gt;&lt;ref-type name="Journal Article"&gt;17&lt;/ref-type&gt;&lt;dates&gt;&lt;year&gt;1981&lt;/year&gt;&lt;/dates&gt;&lt;rec-number&gt;480&lt;/rec-number&gt;&lt;last-updated-date format="utc"&gt;1518247127&lt;/last-updated-date&gt;&lt;volume&gt;289&lt;/volume&gt;&lt;/record&gt;&lt;/Cite&gt;&lt;Cite&gt;&lt;Author&gt;Bush&lt;/Author&gt;&lt;Year&gt;1999&lt;/Year&gt;&lt;IDText&gt;Predicting the evolution of human influenza A&lt;/IDText&gt;&lt;record&gt;&lt;isbn&gt;0036-8075&lt;/isbn&gt;&lt;titles&gt;&lt;title&gt;Predicting the evolution of human influenza A&lt;/title&gt;&lt;secondary-title&gt;Science&lt;/secondary-title&gt;&lt;/titles&gt;&lt;pages&gt;1921-1925&lt;/pages&gt;&lt;number&gt;5446&lt;/number&gt;&lt;contributors&gt;&lt;authors&gt;&lt;author&gt;Bush, Robin M&lt;/author&gt;&lt;author&gt;Bender, Catherine A&lt;/author&gt;&lt;author&gt;Subbarao, Kanta&lt;/author&gt;&lt;author&gt;Cox, Nancy J&lt;/author&gt;&lt;author&gt;Fitch, Walter M&lt;/author&gt;&lt;/authors&gt;&lt;/contributors&gt;&lt;added-date format="utc"&gt;1576620117&lt;/added-date&gt;&lt;ref-type name="Journal Article"&gt;17&lt;/ref-type&gt;&lt;dates&gt;&lt;year&gt;1999&lt;/year&gt;&lt;/dates&gt;&lt;rec-number&gt;799&lt;/rec-number&gt;&lt;last-updated-date format="utc"&gt;1576620117&lt;/last-updated-date&gt;&lt;volume&gt;286&lt;/volume&gt;&lt;/record&gt;&lt;/Cite&gt;&lt;/EndNote&gt;</w:instrText>
      </w:r>
      <w:r w:rsidR="000964E0" w:rsidRPr="003F49CE">
        <w:rPr>
          <w:rStyle w:val="LineNumber"/>
        </w:rPr>
        <w:fldChar w:fldCharType="separate"/>
      </w:r>
      <w:r w:rsidR="000964E0">
        <w:rPr>
          <w:rStyle w:val="LineNumber"/>
          <w:noProof/>
        </w:rPr>
        <w:t>(50,51)</w:t>
      </w:r>
      <w:r w:rsidR="000964E0" w:rsidRPr="003F49CE">
        <w:rPr>
          <w:rStyle w:val="LineNumber"/>
        </w:rPr>
        <w:fldChar w:fldCharType="end"/>
      </w:r>
      <w:r w:rsidR="002F1B6E" w:rsidRPr="003F49CE">
        <w:rPr>
          <w:rStyle w:val="LineNumber"/>
        </w:rPr>
        <w:t xml:space="preserve">. </w:t>
      </w:r>
      <w:r w:rsidR="00A73B41" w:rsidRPr="003F49CE">
        <w:rPr>
          <w:rStyle w:val="LineNumber"/>
        </w:rPr>
        <w:t xml:space="preserve">Interestingly, the profile of positional feature importance </w:t>
      </w:r>
      <w:r w:rsidR="00A73B41">
        <w:rPr>
          <w:rStyle w:val="LineNumber"/>
        </w:rPr>
        <w:t>displayed some differences to</w:t>
      </w:r>
      <w:r w:rsidR="00A73B41" w:rsidRPr="003F49CE">
        <w:rPr>
          <w:rStyle w:val="LineNumber"/>
        </w:rPr>
        <w:t xml:space="preserve"> prior literature describing human H3N2</w:t>
      </w:r>
      <w:r w:rsidR="00A73B41">
        <w:rPr>
          <w:rStyle w:val="LineNumber"/>
        </w:rPr>
        <w:t xml:space="preserve"> IAV</w:t>
      </w:r>
      <w:r w:rsidR="00A73B41" w:rsidRPr="003F49CE">
        <w:rPr>
          <w:rStyle w:val="LineNumber"/>
        </w:rPr>
        <w:t xml:space="preserve">. While there </w:t>
      </w:r>
      <w:r w:rsidR="00A73B41">
        <w:rPr>
          <w:rStyle w:val="LineNumber"/>
        </w:rPr>
        <w:t>wa</w:t>
      </w:r>
      <w:r w:rsidR="00A73B41" w:rsidRPr="003F49CE">
        <w:rPr>
          <w:rStyle w:val="LineNumber"/>
        </w:rPr>
        <w:t xml:space="preserve">s considerable overlap </w:t>
      </w:r>
      <w:r w:rsidR="00D14BC9">
        <w:rPr>
          <w:rStyle w:val="LineNumber"/>
        </w:rPr>
        <w:t xml:space="preserve">between the positions in our model </w:t>
      </w:r>
      <w:r w:rsidR="00A73B41" w:rsidRPr="003F49CE">
        <w:rPr>
          <w:rStyle w:val="LineNumber"/>
        </w:rPr>
        <w:t xml:space="preserve">with the </w:t>
      </w:r>
      <w:del w:id="141" w:author="Zeller, Michael A [V MPM]" w:date="2020-08-06T23:17:00Z">
        <w:r w:rsidR="00C94D10" w:rsidDel="00E905CE">
          <w:rPr>
            <w:rStyle w:val="LineNumber"/>
          </w:rPr>
          <w:delText xml:space="preserve">most </w:delText>
        </w:r>
      </w:del>
      <w:ins w:id="142" w:author="Zeller, Michael A [V MPM]" w:date="2020-08-06T23:17:00Z">
        <w:r w:rsidR="00E905CE">
          <w:rPr>
            <w:rStyle w:val="LineNumber"/>
          </w:rPr>
          <w:t xml:space="preserve">highest cumulative </w:t>
        </w:r>
      </w:ins>
      <w:r w:rsidR="00C94D10">
        <w:rPr>
          <w:rStyle w:val="LineNumber"/>
        </w:rPr>
        <w:t>importan</w:t>
      </w:r>
      <w:ins w:id="143" w:author="Zeller, Michael A [V MPM]" w:date="2020-08-06T23:17:00Z">
        <w:r w:rsidR="00E905CE">
          <w:rPr>
            <w:rStyle w:val="LineNumber"/>
          </w:rPr>
          <w:t>ce</w:t>
        </w:r>
        <w:r w:rsidR="0051017C">
          <w:rPr>
            <w:rStyle w:val="LineNumber"/>
          </w:rPr>
          <w:t xml:space="preserve"> (Supplemental File </w:t>
        </w:r>
      </w:ins>
      <w:ins w:id="144" w:author="Zeller, Michael A [V MPM]" w:date="2020-08-06T23:18:00Z">
        <w:r w:rsidR="0051017C">
          <w:rPr>
            <w:rStyle w:val="LineNumber"/>
          </w:rPr>
          <w:t>2</w:t>
        </w:r>
      </w:ins>
      <w:ins w:id="145" w:author="Zeller, Michael A [V MPM]" w:date="2020-08-06T23:17:00Z">
        <w:r w:rsidR="00E905CE">
          <w:rPr>
            <w:rStyle w:val="LineNumber"/>
          </w:rPr>
          <w:t>) compared to the</w:t>
        </w:r>
      </w:ins>
      <w:del w:id="146" w:author="Zeller, Michael A [V MPM]" w:date="2020-08-06T23:17:00Z">
        <w:r w:rsidR="00C94D10" w:rsidDel="00E905CE">
          <w:rPr>
            <w:rStyle w:val="LineNumber"/>
          </w:rPr>
          <w:delText>t</w:delText>
        </w:r>
      </w:del>
      <w:r w:rsidR="00A73B41" w:rsidRPr="003F49CE">
        <w:rPr>
          <w:rStyle w:val="LineNumber"/>
        </w:rPr>
        <w:t xml:space="preserve"> positions in the </w:t>
      </w:r>
      <w:r w:rsidR="00A73B41">
        <w:rPr>
          <w:rStyle w:val="LineNumber"/>
        </w:rPr>
        <w:t>JRFR</w:t>
      </w:r>
      <w:r w:rsidR="00A73B41" w:rsidRPr="003F49CE">
        <w:rPr>
          <w:rStyle w:val="LineNumber"/>
        </w:rPr>
        <w:t xml:space="preserve"> algorithm (positions </w:t>
      </w:r>
      <w:ins w:id="147" w:author="Zeller, Michael A [V MPM]" w:date="2020-08-06T23:23:00Z">
        <w:r w:rsidR="00D47B47" w:rsidRPr="00D47B47">
          <w:rPr>
            <w:rStyle w:val="LineNumber"/>
          </w:rPr>
          <w:t xml:space="preserve">62, 121, 131, 133, 135, 137, 142, 144, 145, 155, 156, 158, 159, 172, 173, 189, 193, 196, </w:t>
        </w:r>
        <w:proofErr w:type="gramStart"/>
        <w:r w:rsidR="00D47B47" w:rsidRPr="00D47B47">
          <w:rPr>
            <w:rStyle w:val="LineNumber"/>
            <w:rPrChange w:id="148" w:author="Zeller, Michael A [V MPM]" w:date="2020-08-06T23:23:00Z">
              <w:rPr>
                <w:rStyle w:val="LineNumber"/>
              </w:rPr>
            </w:rPrChange>
          </w:rPr>
          <w:t>276</w:t>
        </w:r>
        <w:r w:rsidR="00D47B47" w:rsidRPr="00D47B47" w:rsidDel="00D47B47">
          <w:rPr>
            <w:rStyle w:val="LineNumber"/>
            <w:rPrChange w:id="149" w:author="Zeller, Michael A [V MPM]" w:date="2020-08-06T23:23:00Z">
              <w:rPr>
                <w:rStyle w:val="LineNumber"/>
                <w:highlight w:val="yellow"/>
              </w:rPr>
            </w:rPrChange>
          </w:rPr>
          <w:t xml:space="preserve"> </w:t>
        </w:r>
      </w:ins>
      <w:proofErr w:type="gramEnd"/>
      <w:del w:id="150" w:author="Zeller, Michael A [V MPM]" w:date="2020-08-06T23:23:00Z">
        <w:r w:rsidR="00A73B41" w:rsidRPr="00D47B47" w:rsidDel="00D47B47">
          <w:rPr>
            <w:rStyle w:val="LineNumber"/>
            <w:rPrChange w:id="151" w:author="Zeller, Michael A [V MPM]" w:date="2020-08-06T23:23:00Z">
              <w:rPr>
                <w:rStyle w:val="LineNumber"/>
              </w:rPr>
            </w:rPrChange>
          </w:rPr>
          <w:delText>62, 75, 83, 121, 131, 133, 137, 145, 156, 158, 159, 189, 193, 196</w:delText>
        </w:r>
      </w:del>
      <w:r w:rsidR="00A73B41" w:rsidRPr="00D47B47">
        <w:rPr>
          <w:rStyle w:val="LineNumber"/>
          <w:rPrChange w:id="152" w:author="Zeller, Michael A [V MPM]" w:date="2020-08-06T23:23:00Z">
            <w:rPr>
              <w:rStyle w:val="LineNumber"/>
            </w:rPr>
          </w:rPrChange>
        </w:rPr>
        <w:t>)</w:t>
      </w:r>
      <w:r w:rsidR="00A73B41" w:rsidRPr="003F49CE">
        <w:rPr>
          <w:rStyle w:val="LineNumber"/>
        </w:rPr>
        <w:t xml:space="preserve">, </w:t>
      </w:r>
      <w:r w:rsidR="00D14BC9">
        <w:rPr>
          <w:rStyle w:val="LineNumber"/>
        </w:rPr>
        <w:t xml:space="preserve">the relative importance of these predictor features varied. Specifically, </w:t>
      </w:r>
      <w:r w:rsidR="00A73B41" w:rsidRPr="003F49CE">
        <w:rPr>
          <w:rStyle w:val="LineNumber"/>
        </w:rPr>
        <w:t xml:space="preserve">position 189 was the most important site </w:t>
      </w:r>
      <w:r w:rsidR="00A73B41">
        <w:rPr>
          <w:rStyle w:val="LineNumber"/>
        </w:rPr>
        <w:t xml:space="preserve">in human H3 with ferret antisera, </w:t>
      </w:r>
      <w:r w:rsidR="00A73B41" w:rsidRPr="003F49CE">
        <w:rPr>
          <w:rStyle w:val="LineNumber"/>
        </w:rPr>
        <w:t xml:space="preserve">whereas </w:t>
      </w:r>
      <w:r w:rsidR="00D14BC9">
        <w:rPr>
          <w:rStyle w:val="LineNumber"/>
        </w:rPr>
        <w:t xml:space="preserve">our </w:t>
      </w:r>
      <w:r w:rsidR="00A73B41" w:rsidRPr="003F49CE">
        <w:rPr>
          <w:rStyle w:val="LineNumber"/>
        </w:rPr>
        <w:t xml:space="preserve">model identified position 145 as the most important position </w:t>
      </w:r>
      <w:r w:rsidR="00A73B41">
        <w:rPr>
          <w:rStyle w:val="LineNumber"/>
        </w:rPr>
        <w:t xml:space="preserve">in swine H3 with swine sera </w:t>
      </w:r>
      <w:r w:rsidR="00A73B41" w:rsidRPr="003F49CE">
        <w:rPr>
          <w:rStyle w:val="LineNumber"/>
        </w:rPr>
        <w:fldChar w:fldCharType="begin"/>
      </w:r>
      <w:r w:rsidR="00A73B41">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A73B41" w:rsidRPr="003F49CE">
        <w:rPr>
          <w:rStyle w:val="LineNumber"/>
        </w:rPr>
        <w:fldChar w:fldCharType="separate"/>
      </w:r>
      <w:r w:rsidR="00A73B41">
        <w:rPr>
          <w:rStyle w:val="LineNumber"/>
          <w:noProof/>
        </w:rPr>
        <w:t>(31)</w:t>
      </w:r>
      <w:r w:rsidR="00A73B41" w:rsidRPr="003F49CE">
        <w:rPr>
          <w:rStyle w:val="LineNumber"/>
        </w:rPr>
        <w:fldChar w:fldCharType="end"/>
      </w:r>
      <w:r w:rsidR="00A73B41" w:rsidRPr="003F49CE">
        <w:rPr>
          <w:rStyle w:val="LineNumber"/>
        </w:rPr>
        <w:t xml:space="preserve">. These differences of importance may be reflective of host specific interactions. Additionally, the distribution of importance was more evenly spread across the </w:t>
      </w:r>
      <w:r w:rsidR="00A73B41">
        <w:rPr>
          <w:rStyle w:val="LineNumber"/>
        </w:rPr>
        <w:t>JRFR</w:t>
      </w:r>
      <w:r w:rsidR="00A73B41" w:rsidRPr="003F49CE">
        <w:rPr>
          <w:rStyle w:val="LineNumber"/>
        </w:rPr>
        <w:t xml:space="preserve"> model whereas in the model presented here a small number of sites had disproportionate importance.</w:t>
      </w:r>
      <w:r w:rsidR="00515FA5">
        <w:rPr>
          <w:rStyle w:val="LineNumber"/>
        </w:rPr>
        <w:t xml:space="preserve"> Direct </w:t>
      </w:r>
      <w:r w:rsidR="00515FA5">
        <w:rPr>
          <w:rStyle w:val="LineNumber"/>
        </w:rPr>
        <w:lastRenderedPageBreak/>
        <w:t>sequence comparison and sequence homology remain</w:t>
      </w:r>
      <w:r w:rsidR="00296EE5">
        <w:rPr>
          <w:rStyle w:val="LineNumber"/>
        </w:rPr>
        <w:t xml:space="preserve"> the standard approach to determining </w:t>
      </w:r>
      <w:r w:rsidR="009676F5">
        <w:rPr>
          <w:rStyle w:val="LineNumber"/>
        </w:rPr>
        <w:t>swine IAV vaccine control strategies; our data support</w:t>
      </w:r>
      <w:r w:rsidR="00833DD9">
        <w:rPr>
          <w:rStyle w:val="LineNumber"/>
        </w:rPr>
        <w:t>s</w:t>
      </w:r>
      <w:r w:rsidR="009676F5">
        <w:rPr>
          <w:rStyle w:val="LineNumber"/>
        </w:rPr>
        <w:t xml:space="preserve"> this </w:t>
      </w:r>
      <w:r w:rsidR="003B6506">
        <w:rPr>
          <w:rStyle w:val="LineNumber"/>
        </w:rPr>
        <w:t>approach but</w:t>
      </w:r>
      <w:r w:rsidR="009676F5">
        <w:rPr>
          <w:rStyle w:val="LineNumber"/>
        </w:rPr>
        <w:t xml:space="preserve"> suggest</w:t>
      </w:r>
      <w:r w:rsidR="00833DD9">
        <w:rPr>
          <w:rStyle w:val="LineNumber"/>
        </w:rPr>
        <w:t>s</w:t>
      </w:r>
      <w:r w:rsidR="009676F5">
        <w:rPr>
          <w:rStyle w:val="LineNumber"/>
        </w:rPr>
        <w:t xml:space="preserve"> that consideration of </w:t>
      </w:r>
      <w:r w:rsidR="00462624">
        <w:rPr>
          <w:rStyle w:val="LineNumber"/>
        </w:rPr>
        <w:t xml:space="preserve">the </w:t>
      </w:r>
      <w:r w:rsidR="004F6D0A">
        <w:rPr>
          <w:rStyle w:val="LineNumber"/>
        </w:rPr>
        <w:t xml:space="preserve">location and </w:t>
      </w:r>
      <w:r w:rsidR="00462624">
        <w:rPr>
          <w:rStyle w:val="LineNumber"/>
        </w:rPr>
        <w:t xml:space="preserve">context of mutation is </w:t>
      </w:r>
      <w:r w:rsidR="00833DD9">
        <w:rPr>
          <w:rStyle w:val="LineNumber"/>
        </w:rPr>
        <w:t xml:space="preserve">more </w:t>
      </w:r>
      <w:r w:rsidR="00462624">
        <w:rPr>
          <w:rStyle w:val="LineNumber"/>
        </w:rPr>
        <w:t>important</w:t>
      </w:r>
      <w:r w:rsidR="00833DD9">
        <w:rPr>
          <w:rStyle w:val="LineNumber"/>
        </w:rPr>
        <w:t xml:space="preserve"> than crude measures of sequence homology</w:t>
      </w:r>
      <w:r w:rsidR="00462624">
        <w:rPr>
          <w:rStyle w:val="LineNumber"/>
        </w:rPr>
        <w:t>.</w:t>
      </w:r>
    </w:p>
    <w:p w14:paraId="3F078333" w14:textId="6D873EDF" w:rsidR="00CB4748" w:rsidRDefault="002F1B6E" w:rsidP="00D441B9">
      <w:pPr>
        <w:pStyle w:val="Body"/>
        <w:rPr>
          <w:rStyle w:val="LineNumber"/>
        </w:rPr>
      </w:pPr>
      <w:r w:rsidRPr="003F49CE">
        <w:rPr>
          <w:rStyle w:val="LineNumber"/>
        </w:rPr>
        <w:t>This study implemented a non-linear machine learning approach to predict antigenic distances between IAV in swine based on HA1 sequence</w:t>
      </w:r>
      <w:r w:rsidR="000F23DE">
        <w:rPr>
          <w:rStyle w:val="LineNumber"/>
        </w:rPr>
        <w:t>,</w:t>
      </w:r>
      <w:r w:rsidR="00C92977">
        <w:rPr>
          <w:rStyle w:val="LineNumber"/>
        </w:rPr>
        <w:t xml:space="preserve"> and </w:t>
      </w:r>
      <w:r w:rsidRPr="003F49CE">
        <w:rPr>
          <w:rStyle w:val="LineNumber"/>
        </w:rPr>
        <w:t>experimental</w:t>
      </w:r>
      <w:r w:rsidR="00C24EDE">
        <w:rPr>
          <w:rStyle w:val="LineNumber"/>
        </w:rPr>
        <w:t>ly</w:t>
      </w:r>
      <w:r w:rsidR="00C92977">
        <w:rPr>
          <w:rStyle w:val="LineNumber"/>
        </w:rPr>
        <w:t xml:space="preserve"> validat</w:t>
      </w:r>
      <w:r w:rsidR="00C24EDE">
        <w:rPr>
          <w:rStyle w:val="LineNumber"/>
        </w:rPr>
        <w:t>ed</w:t>
      </w:r>
      <w:r w:rsidR="00C92977">
        <w:rPr>
          <w:rStyle w:val="LineNumber"/>
        </w:rPr>
        <w:t xml:space="preserve"> </w:t>
      </w:r>
      <w:r w:rsidR="00A82E9A">
        <w:rPr>
          <w:rStyle w:val="LineNumber"/>
        </w:rPr>
        <w:t>the model predictions.</w:t>
      </w:r>
      <w:r w:rsidRPr="003F49CE">
        <w:rPr>
          <w:rStyle w:val="LineNumber"/>
        </w:rPr>
        <w:t xml:space="preserve"> </w:t>
      </w:r>
      <w:r w:rsidR="00A82E9A">
        <w:rPr>
          <w:rStyle w:val="LineNumber"/>
        </w:rPr>
        <w:t>Our v</w:t>
      </w:r>
      <w:r w:rsidRPr="003F49CE">
        <w:rPr>
          <w:rStyle w:val="LineNumber"/>
        </w:rPr>
        <w:t xml:space="preserve">alidation with HI assays using test antigen and reference strains </w:t>
      </w:r>
      <w:r w:rsidR="00A82E9A">
        <w:rPr>
          <w:rStyle w:val="LineNumber"/>
        </w:rPr>
        <w:t xml:space="preserve">demonstrated that this </w:t>
      </w:r>
      <w:r w:rsidR="00840818">
        <w:rPr>
          <w:rStyle w:val="LineNumber"/>
        </w:rPr>
        <w:t>computational approach</w:t>
      </w:r>
      <w:r w:rsidR="00A82E9A">
        <w:rPr>
          <w:rStyle w:val="LineNumber"/>
        </w:rPr>
        <w:t xml:space="preserve"> can be </w:t>
      </w:r>
      <w:r w:rsidR="0000021E">
        <w:rPr>
          <w:rStyle w:val="LineNumber"/>
        </w:rPr>
        <w:t>used</w:t>
      </w:r>
      <w:r w:rsidR="00ED57E1">
        <w:rPr>
          <w:rStyle w:val="LineNumber"/>
        </w:rPr>
        <w:t xml:space="preserve"> to</w:t>
      </w:r>
      <w:r w:rsidRPr="003F49CE">
        <w:rPr>
          <w:rStyle w:val="LineNumber"/>
        </w:rPr>
        <w:t xml:space="preserve"> determine antigenic differences between IAV without requiring</w:t>
      </w:r>
      <w:r w:rsidR="00FA53C2">
        <w:rPr>
          <w:rStyle w:val="LineNumber"/>
        </w:rPr>
        <w:t xml:space="preserve"> extensive</w:t>
      </w:r>
      <w:r w:rsidRPr="003F49CE">
        <w:rPr>
          <w:rStyle w:val="LineNumber"/>
        </w:rPr>
        <w:t xml:space="preserve"> HI test</w:t>
      </w:r>
      <w:r w:rsidR="00FA53C2">
        <w:rPr>
          <w:rStyle w:val="LineNumber"/>
        </w:rPr>
        <w:t>ing in laboratories</w:t>
      </w:r>
      <w:r w:rsidRPr="003F49CE">
        <w:rPr>
          <w:rStyle w:val="LineNumber"/>
        </w:rPr>
        <w:t xml:space="preserve">. </w:t>
      </w:r>
      <w:r w:rsidR="00A31442">
        <w:rPr>
          <w:rStyle w:val="LineNumber"/>
        </w:rPr>
        <w:t>I</w:t>
      </w:r>
      <w:r w:rsidRPr="003F49CE">
        <w:rPr>
          <w:rStyle w:val="LineNumber"/>
        </w:rPr>
        <w:t xml:space="preserve">t is currently impractical to antigenically characterize all strains of IAV isolated from swine, </w:t>
      </w:r>
      <w:r w:rsidR="00A31442">
        <w:rPr>
          <w:rStyle w:val="LineNumber"/>
        </w:rPr>
        <w:t>and our</w:t>
      </w:r>
      <w:r w:rsidR="00A31442" w:rsidRPr="003F49CE">
        <w:rPr>
          <w:rStyle w:val="LineNumber"/>
        </w:rPr>
        <w:t xml:space="preserve"> </w:t>
      </w:r>
      <w:r w:rsidRPr="003F49CE">
        <w:rPr>
          <w:rStyle w:val="LineNumber"/>
        </w:rPr>
        <w:t xml:space="preserve">work shows that the antigenic phenotype can be reasonably predicted </w:t>
      </w:r>
      <w:r w:rsidR="00A31442">
        <w:rPr>
          <w:rStyle w:val="LineNumber"/>
        </w:rPr>
        <w:t>from genetic sequence</w:t>
      </w:r>
      <w:r w:rsidRPr="003F49CE">
        <w:rPr>
          <w:rStyle w:val="LineNumber"/>
        </w:rPr>
        <w:t xml:space="preserve">. </w:t>
      </w:r>
      <w:r w:rsidR="00496866">
        <w:rPr>
          <w:rStyle w:val="LineNumber"/>
        </w:rPr>
        <w:t>T</w:t>
      </w:r>
      <w:r w:rsidR="00DB6FF4">
        <w:rPr>
          <w:rStyle w:val="LineNumber"/>
        </w:rPr>
        <w:t xml:space="preserve">he performance of our approach was sufficient </w:t>
      </w:r>
      <w:r w:rsidR="00496866">
        <w:rPr>
          <w:rStyle w:val="LineNumber"/>
        </w:rPr>
        <w:t>even though it was parametrized with a limited empirical dataset; it seems feasible that prediction</w:t>
      </w:r>
      <w:r w:rsidR="000B54DB">
        <w:rPr>
          <w:rStyle w:val="LineNumber"/>
        </w:rPr>
        <w:t xml:space="preserve"> can be improved as more empirical data is made available. </w:t>
      </w:r>
      <w:r w:rsidR="00496866">
        <w:rPr>
          <w:rStyle w:val="LineNumber"/>
        </w:rPr>
        <w:t>T</w:t>
      </w:r>
      <w:r w:rsidR="00496866" w:rsidRPr="003F49CE">
        <w:rPr>
          <w:rStyle w:val="LineNumber"/>
        </w:rPr>
        <w:t xml:space="preserve">he complex ecology </w:t>
      </w:r>
      <w:r w:rsidR="00496866">
        <w:rPr>
          <w:rStyle w:val="LineNumber"/>
        </w:rPr>
        <w:t>of IAV</w:t>
      </w:r>
      <w:r w:rsidR="00496866" w:rsidRPr="003F49CE">
        <w:rPr>
          <w:rStyle w:val="LineNumber"/>
        </w:rPr>
        <w:t xml:space="preserve"> in swine increases the challenge </w:t>
      </w:r>
      <w:r w:rsidR="00F67AA5">
        <w:rPr>
          <w:rStyle w:val="LineNumber"/>
        </w:rPr>
        <w:t xml:space="preserve">of controlling infection through vaccination programs. </w:t>
      </w:r>
      <w:r w:rsidRPr="003F49CE">
        <w:rPr>
          <w:rStyle w:val="LineNumber"/>
        </w:rPr>
        <w:t xml:space="preserve">Providing accurate methods </w:t>
      </w:r>
      <w:r w:rsidR="00E77858">
        <w:rPr>
          <w:rStyle w:val="LineNumber"/>
        </w:rPr>
        <w:t>such as ours that</w:t>
      </w:r>
      <w:r w:rsidRPr="003F49CE">
        <w:rPr>
          <w:rStyle w:val="LineNumber"/>
        </w:rPr>
        <w:t xml:space="preserve"> predict</w:t>
      </w:r>
      <w:r w:rsidR="00E77858">
        <w:rPr>
          <w:rStyle w:val="LineNumber"/>
        </w:rPr>
        <w:t xml:space="preserve"> </w:t>
      </w:r>
      <w:r w:rsidRPr="003F49CE">
        <w:rPr>
          <w:rStyle w:val="LineNumber"/>
        </w:rPr>
        <w:t>antigenic distances of IAV in swine increase the ability of swine producers and veterinarians to make informed decisions regarding vaccine antigens with broad application across IAV in swine to help maintain swine herd health.</w:t>
      </w:r>
    </w:p>
    <w:p w14:paraId="09A57B86" w14:textId="77777777" w:rsidR="00CB4748" w:rsidRPr="003B3B91" w:rsidRDefault="00CB4748" w:rsidP="00CB4748">
      <w:pPr>
        <w:pStyle w:val="Heading2"/>
        <w:rPr>
          <w:rStyle w:val="LineNumber"/>
          <w:szCs w:val="22"/>
        </w:rPr>
      </w:pPr>
      <w:r w:rsidRPr="003B3B91">
        <w:rPr>
          <w:rStyle w:val="LineNumber"/>
          <w:szCs w:val="22"/>
        </w:rPr>
        <w:t>AVAILABILITY</w:t>
      </w:r>
    </w:p>
    <w:p w14:paraId="2C807489" w14:textId="232487FF" w:rsidR="00CB4748" w:rsidRPr="000A54A3" w:rsidRDefault="00E34BAE" w:rsidP="00D441B9">
      <w:pPr>
        <w:pStyle w:val="NoSpacing"/>
        <w:spacing w:line="480" w:lineRule="auto"/>
        <w:ind w:firstLine="720"/>
        <w:contextualSpacing/>
        <w:rPr>
          <w:rStyle w:val="LineNumber"/>
          <w:rFonts w:ascii="Times New Roman" w:hAnsi="Times New Roman" w:cs="Times New Roman"/>
        </w:rPr>
      </w:pPr>
      <w:r>
        <w:rPr>
          <w:rStyle w:val="LineNumber"/>
          <w:rFonts w:ascii="Times New Roman" w:hAnsi="Times New Roman" w:cs="Times New Roman"/>
        </w:rPr>
        <w:t>Data and</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 xml:space="preserve">code used in this research </w:t>
      </w:r>
      <w:r>
        <w:rPr>
          <w:rStyle w:val="LineNumber"/>
          <w:rFonts w:ascii="Times New Roman" w:hAnsi="Times New Roman" w:cs="Times New Roman"/>
        </w:rPr>
        <w:t>are</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 xml:space="preserve">available in </w:t>
      </w:r>
      <w:r>
        <w:rPr>
          <w:rStyle w:val="LineNumber"/>
          <w:rFonts w:ascii="Times New Roman" w:hAnsi="Times New Roman" w:cs="Times New Roman"/>
        </w:rPr>
        <w:t>a</w:t>
      </w:r>
      <w:r w:rsidRPr="000A54A3">
        <w:rPr>
          <w:rStyle w:val="LineNumber"/>
          <w:rFonts w:ascii="Times New Roman" w:hAnsi="Times New Roman" w:cs="Times New Roman"/>
        </w:rPr>
        <w:t xml:space="preserve"> </w:t>
      </w:r>
      <w:r w:rsidR="00CB4748" w:rsidRPr="000A54A3">
        <w:rPr>
          <w:rStyle w:val="LineNumber"/>
          <w:rFonts w:ascii="Times New Roman" w:hAnsi="Times New Roman" w:cs="Times New Roman"/>
        </w:rPr>
        <w:t>GitHub repository (https://github.com/flu-crew/antigenic-prediction)</w:t>
      </w:r>
    </w:p>
    <w:p w14:paraId="57036FBA" w14:textId="77777777" w:rsidR="00CB4748" w:rsidRPr="003B3B91" w:rsidRDefault="00CB4748" w:rsidP="00CB4748">
      <w:pPr>
        <w:pStyle w:val="Heading2"/>
        <w:rPr>
          <w:rStyle w:val="LineNumber"/>
          <w:szCs w:val="22"/>
        </w:rPr>
      </w:pPr>
      <w:r w:rsidRPr="003B3B91">
        <w:rPr>
          <w:rStyle w:val="LineNumber"/>
          <w:szCs w:val="22"/>
        </w:rPr>
        <w:t>ACKNOWLEDGEMENT</w:t>
      </w:r>
    </w:p>
    <w:p w14:paraId="39E2291C" w14:textId="77777777" w:rsidR="00CB4748" w:rsidRPr="003F49CE" w:rsidRDefault="00CB4748" w:rsidP="00CB4748">
      <w:pPr>
        <w:spacing w:line="480" w:lineRule="auto"/>
        <w:ind w:firstLine="720"/>
        <w:contextualSpacing/>
        <w:rPr>
          <w:rStyle w:val="LineNumber"/>
        </w:rPr>
      </w:pPr>
      <w:r w:rsidRPr="003F49CE">
        <w:rPr>
          <w:rStyle w:val="LineNumber"/>
        </w:rPr>
        <w:t xml:space="preserve">We gratefully acknowledge pork producers, swine veterinarians, and laboratories for participating in the USDA Influenza </w:t>
      </w:r>
      <w:proofErr w:type="gramStart"/>
      <w:r w:rsidRPr="003F49CE">
        <w:rPr>
          <w:rStyle w:val="LineNumber"/>
        </w:rPr>
        <w:t>A</w:t>
      </w:r>
      <w:proofErr w:type="gramEnd"/>
      <w:r w:rsidRPr="003F49CE">
        <w:rPr>
          <w:rStyle w:val="LineNumber"/>
        </w:rPr>
        <w:t xml:space="preserve"> Virus in Swine Surveillance System and publicly sharing sequences in NCBI </w:t>
      </w:r>
      <w:proofErr w:type="spellStart"/>
      <w:r w:rsidRPr="003F49CE">
        <w:rPr>
          <w:rStyle w:val="LineNumber"/>
        </w:rPr>
        <w:t>GenBank</w:t>
      </w:r>
      <w:proofErr w:type="spellEnd"/>
      <w:r w:rsidRPr="003F49CE">
        <w:rPr>
          <w:rStyle w:val="LineNumber"/>
        </w:rPr>
        <w:t xml:space="preserve">. </w:t>
      </w:r>
    </w:p>
    <w:p w14:paraId="344FD849" w14:textId="77777777" w:rsidR="00CB4748" w:rsidRPr="003B3B91" w:rsidRDefault="00CB4748" w:rsidP="00CB4748">
      <w:pPr>
        <w:pStyle w:val="Heading2"/>
        <w:rPr>
          <w:rStyle w:val="LineNumber"/>
          <w:szCs w:val="22"/>
        </w:rPr>
      </w:pPr>
      <w:r w:rsidRPr="003B3B91">
        <w:rPr>
          <w:rStyle w:val="LineNumber"/>
          <w:szCs w:val="22"/>
        </w:rPr>
        <w:t>FUNDING</w:t>
      </w:r>
    </w:p>
    <w:p w14:paraId="76293C70" w14:textId="43700CC1" w:rsidR="00CB4748" w:rsidRPr="003F49CE" w:rsidRDefault="00CB4748" w:rsidP="00CB4748">
      <w:pPr>
        <w:spacing w:line="480" w:lineRule="auto"/>
        <w:ind w:firstLine="720"/>
        <w:contextualSpacing/>
        <w:rPr>
          <w:rStyle w:val="LineNumber"/>
          <w:b/>
          <w:bCs/>
          <w:sz w:val="20"/>
          <w:szCs w:val="20"/>
        </w:rPr>
      </w:pPr>
      <w:r w:rsidRPr="003F49CE">
        <w:rPr>
          <w:rStyle w:val="LineNumber"/>
        </w:rPr>
        <w:t xml:space="preserve">This work was supported by the Iowa State University Presidential Interdisciplinary Research Initiative; the Iowa State University Veterinary Diagnostic Laboratory; the U.S. Department of Agriculture (USDA) Agricultural Research Service (ARS project number 5030-32000-120-00-D); an </w:t>
      </w:r>
      <w:r w:rsidRPr="003F49CE">
        <w:rPr>
          <w:rStyle w:val="LineNumber"/>
        </w:rPr>
        <w:lastRenderedPageBreak/>
        <w:t xml:space="preserve">National Institute of Allergy and Infectious Diseases (NIAID) at the National Institutes of Health interagency agreement associated with the Center of Research in Influenza Pathogenesis, an NIAID funded Center of Excellence in Influenza Research and Surveillance (grant HHSN272201400008C to A.L.V.); the USDA Agricultural Research Service Research Participation Program of the Oak Ridge Institute for Science and Education (ORISE) through an interagency agreement between the U.S. Department of Energy (DOE) and USDA Agricultural Research Service (contract number DE-AC05-06OR23100 to </w:t>
      </w:r>
      <w:r>
        <w:rPr>
          <w:rStyle w:val="LineNumber"/>
        </w:rPr>
        <w:t>Z.A.W.</w:t>
      </w:r>
      <w:r w:rsidR="00441136">
        <w:rPr>
          <w:rStyle w:val="LineNumber"/>
        </w:rPr>
        <w:t xml:space="preserve"> and C.K.S.</w:t>
      </w:r>
      <w:r w:rsidRPr="003F49CE">
        <w:rPr>
          <w:rStyle w:val="LineNumber"/>
        </w:rPr>
        <w:t xml:space="preserve">); and the </w:t>
      </w:r>
      <w:proofErr w:type="spellStart"/>
      <w:r w:rsidRPr="003F49CE">
        <w:rPr>
          <w:rStyle w:val="LineNumber"/>
        </w:rPr>
        <w:t>SCINet</w:t>
      </w:r>
      <w:proofErr w:type="spellEnd"/>
      <w:r w:rsidRPr="003F49CE">
        <w:rPr>
          <w:rStyle w:val="LineNumber"/>
        </w:rPr>
        <w:t xml:space="preserve"> project of the USDA Agricultural Research Service (ARS project number 0500-00093-001-00-D). Funding for open access charge </w:t>
      </w:r>
      <w:r>
        <w:rPr>
          <w:rStyle w:val="LineNumber"/>
        </w:rPr>
        <w:t xml:space="preserve">from </w:t>
      </w:r>
      <w:r w:rsidRPr="003F49CE">
        <w:rPr>
          <w:rStyle w:val="LineNumber"/>
        </w:rPr>
        <w:t>the U.S. Department of Agriculture (USDA) Agricultural Research Service (ARS project number 5030-32000-120-00-D</w:t>
      </w:r>
      <w:r>
        <w:rPr>
          <w:rStyle w:val="LineNumber"/>
        </w:rPr>
        <w:t xml:space="preserve">). </w:t>
      </w:r>
      <w:r w:rsidRPr="003F49CE">
        <w:rPr>
          <w:rStyle w:val="LineNumber"/>
        </w:rPr>
        <w:t>The funders had no role in study design, data collection and interpretation, or the decision to submit the work for publication. Mention of trade names or commercial products in this article is solely for the purpose of providing specific information and does not imply recommendation or endorsement by the USDA, DOE, or ORISE. USDA is an equal opportunity provider and employer.</w:t>
      </w:r>
    </w:p>
    <w:p w14:paraId="27007F50" w14:textId="77777777" w:rsidR="00CB4748" w:rsidRPr="003B3B91" w:rsidRDefault="00CB4748" w:rsidP="00CB4748">
      <w:pPr>
        <w:pStyle w:val="Heading2"/>
        <w:rPr>
          <w:rStyle w:val="LineNumber"/>
          <w:szCs w:val="22"/>
        </w:rPr>
      </w:pPr>
      <w:r w:rsidRPr="003B3B91">
        <w:rPr>
          <w:rStyle w:val="LineNumber"/>
          <w:szCs w:val="22"/>
        </w:rPr>
        <w:t>CONFLICT OF INTEREST</w:t>
      </w:r>
    </w:p>
    <w:p w14:paraId="5920E5D2" w14:textId="77777777" w:rsidR="00CB4748" w:rsidRPr="003F49CE" w:rsidRDefault="00CB4748" w:rsidP="00D441B9">
      <w:pPr>
        <w:spacing w:line="480" w:lineRule="auto"/>
        <w:ind w:firstLine="720"/>
        <w:contextualSpacing/>
        <w:rPr>
          <w:rStyle w:val="LineNumber"/>
        </w:rPr>
      </w:pPr>
      <w:r w:rsidRPr="003F49CE">
        <w:rPr>
          <w:rStyle w:val="LineNumber"/>
        </w:rPr>
        <w:t>The authors report no conflicts of interest.</w:t>
      </w:r>
    </w:p>
    <w:p w14:paraId="0B386D38" w14:textId="77777777" w:rsidR="002F1B6E" w:rsidRPr="003B3B91" w:rsidRDefault="002F1B6E" w:rsidP="00914D13">
      <w:pPr>
        <w:pStyle w:val="Heading2"/>
        <w:rPr>
          <w:rStyle w:val="LineNumber"/>
          <w:szCs w:val="22"/>
        </w:rPr>
      </w:pPr>
      <w:bookmarkStart w:id="153" w:name="_Toc42867276"/>
      <w:r w:rsidRPr="003B3B91">
        <w:rPr>
          <w:rStyle w:val="LineNumber"/>
          <w:szCs w:val="22"/>
        </w:rPr>
        <w:t>REFERENCES</w:t>
      </w:r>
      <w:bookmarkEnd w:id="153"/>
    </w:p>
    <w:p w14:paraId="7A0CD017" w14:textId="77777777" w:rsidR="00320B33" w:rsidRPr="00320B33" w:rsidRDefault="007B56F1" w:rsidP="00320B33">
      <w:pPr>
        <w:pStyle w:val="EndNoteBibliography"/>
        <w:spacing w:after="0"/>
        <w:ind w:left="720" w:hanging="720"/>
        <w:rPr>
          <w:noProof/>
        </w:rPr>
      </w:pPr>
      <w:r w:rsidRPr="003F49CE">
        <w:rPr>
          <w:rStyle w:val="LineNumber"/>
          <w:noProof/>
        </w:rPr>
        <w:fldChar w:fldCharType="begin"/>
      </w:r>
      <w:r w:rsidRPr="003F49CE">
        <w:rPr>
          <w:rStyle w:val="LineNumber"/>
        </w:rPr>
        <w:instrText xml:space="preserve"> ADDIN EN.REFLIST </w:instrText>
      </w:r>
      <w:r w:rsidRPr="003F49CE">
        <w:rPr>
          <w:rStyle w:val="LineNumber"/>
          <w:noProof/>
        </w:rPr>
        <w:fldChar w:fldCharType="separate"/>
      </w:r>
      <w:r w:rsidR="00320B33" w:rsidRPr="00320B33">
        <w:rPr>
          <w:noProof/>
        </w:rPr>
        <w:t>1.</w:t>
      </w:r>
      <w:r w:rsidR="00320B33" w:rsidRPr="00320B33">
        <w:rPr>
          <w:noProof/>
        </w:rPr>
        <w:tab/>
        <w:t xml:space="preserve">Dykhuis- Haden, C., Painter, T., Fangman, T. and Holtkamp, D. (2012), </w:t>
      </w:r>
      <w:r w:rsidR="00320B33" w:rsidRPr="00320B33">
        <w:rPr>
          <w:i/>
          <w:noProof/>
        </w:rPr>
        <w:t>American Association of Swine Veterinarians</w:t>
      </w:r>
      <w:r w:rsidR="00320B33" w:rsidRPr="00320B33">
        <w:rPr>
          <w:noProof/>
        </w:rPr>
        <w:t>, Denver, Colorado, pp. 75-76.</w:t>
      </w:r>
    </w:p>
    <w:p w14:paraId="062AFD66" w14:textId="77777777" w:rsidR="00320B33" w:rsidRPr="00320B33" w:rsidRDefault="00320B33" w:rsidP="00320B33">
      <w:pPr>
        <w:pStyle w:val="EndNoteBibliography"/>
        <w:spacing w:after="0"/>
        <w:ind w:left="720" w:hanging="720"/>
        <w:rPr>
          <w:noProof/>
        </w:rPr>
      </w:pPr>
      <w:r w:rsidRPr="00320B33">
        <w:rPr>
          <w:noProof/>
        </w:rPr>
        <w:t>2.</w:t>
      </w:r>
      <w:r w:rsidRPr="00320B33">
        <w:rPr>
          <w:noProof/>
        </w:rPr>
        <w:tab/>
        <w:t xml:space="preserve">Saitou, N. and Nei, M. (1986) Polymorphism and evolution of influenza A virus genes. </w:t>
      </w:r>
      <w:r w:rsidRPr="00320B33">
        <w:rPr>
          <w:i/>
          <w:noProof/>
        </w:rPr>
        <w:t>Molecular biology and evolution</w:t>
      </w:r>
      <w:r w:rsidRPr="00320B33">
        <w:rPr>
          <w:noProof/>
        </w:rPr>
        <w:t xml:space="preserve">, </w:t>
      </w:r>
      <w:r w:rsidRPr="00320B33">
        <w:rPr>
          <w:b/>
          <w:noProof/>
        </w:rPr>
        <w:t>3</w:t>
      </w:r>
      <w:r w:rsidRPr="00320B33">
        <w:rPr>
          <w:noProof/>
        </w:rPr>
        <w:t>, 57-74.</w:t>
      </w:r>
    </w:p>
    <w:p w14:paraId="70CAC045" w14:textId="77777777" w:rsidR="00320B33" w:rsidRPr="00320B33" w:rsidRDefault="00320B33" w:rsidP="00320B33">
      <w:pPr>
        <w:pStyle w:val="EndNoteBibliography"/>
        <w:spacing w:after="0"/>
        <w:ind w:left="720" w:hanging="720"/>
        <w:rPr>
          <w:noProof/>
        </w:rPr>
      </w:pPr>
      <w:r w:rsidRPr="00320B33">
        <w:rPr>
          <w:noProof/>
        </w:rPr>
        <w:t>3.</w:t>
      </w:r>
      <w:r w:rsidRPr="00320B33">
        <w:rPr>
          <w:noProof/>
        </w:rPr>
        <w:tab/>
        <w:t xml:space="preserve">Sandbulte, M.R., Spickler, A.R., Zaabel, P.K. and Roth, J.A. (2015) Optimal Use of Vaccines for Control of Influenza A Virus in Swine. </w:t>
      </w:r>
      <w:r w:rsidRPr="00320B33">
        <w:rPr>
          <w:i/>
          <w:noProof/>
        </w:rPr>
        <w:t>Vaccines (Basel)</w:t>
      </w:r>
      <w:r w:rsidRPr="00320B33">
        <w:rPr>
          <w:noProof/>
        </w:rPr>
        <w:t xml:space="preserve">, </w:t>
      </w:r>
      <w:r w:rsidRPr="00320B33">
        <w:rPr>
          <w:b/>
          <w:noProof/>
        </w:rPr>
        <w:t>3</w:t>
      </w:r>
      <w:r w:rsidRPr="00320B33">
        <w:rPr>
          <w:noProof/>
        </w:rPr>
        <w:t>, 22-73.</w:t>
      </w:r>
    </w:p>
    <w:p w14:paraId="326BE429" w14:textId="77777777" w:rsidR="00320B33" w:rsidRPr="00320B33" w:rsidRDefault="00320B33" w:rsidP="00320B33">
      <w:pPr>
        <w:pStyle w:val="EndNoteBibliography"/>
        <w:spacing w:after="0"/>
        <w:ind w:left="720" w:hanging="720"/>
        <w:rPr>
          <w:noProof/>
        </w:rPr>
      </w:pPr>
      <w:r w:rsidRPr="00320B33">
        <w:rPr>
          <w:noProof/>
        </w:rPr>
        <w:t>4.</w:t>
      </w:r>
      <w:r w:rsidRPr="00320B33">
        <w:rPr>
          <w:noProof/>
        </w:rPr>
        <w:tab/>
        <w:t xml:space="preserve">Vincent, A.L., Ciacci-Zanella, J.R., Lorusso, A., Gauger, P.C., Zanella, E.L., Kehrli, M.E., Jr., Janke, B.H. and Lager, K.M. (2010) Efficacy of inactivated swine influenza virus vaccines against the 2009 A/H1N1 influenza virus in pigs. </w:t>
      </w:r>
      <w:r w:rsidRPr="00320B33">
        <w:rPr>
          <w:i/>
          <w:noProof/>
        </w:rPr>
        <w:t>Vaccine</w:t>
      </w:r>
      <w:r w:rsidRPr="00320B33">
        <w:rPr>
          <w:noProof/>
        </w:rPr>
        <w:t xml:space="preserve">, </w:t>
      </w:r>
      <w:r w:rsidRPr="00320B33">
        <w:rPr>
          <w:b/>
          <w:noProof/>
        </w:rPr>
        <w:t>28</w:t>
      </w:r>
      <w:r w:rsidRPr="00320B33">
        <w:rPr>
          <w:noProof/>
        </w:rPr>
        <w:t>, 2782-2787.</w:t>
      </w:r>
    </w:p>
    <w:p w14:paraId="78F28FB1" w14:textId="77777777" w:rsidR="00320B33" w:rsidRPr="00320B33" w:rsidRDefault="00320B33" w:rsidP="00320B33">
      <w:pPr>
        <w:pStyle w:val="EndNoteBibliography"/>
        <w:spacing w:after="0"/>
        <w:ind w:left="720" w:hanging="720"/>
        <w:rPr>
          <w:noProof/>
        </w:rPr>
      </w:pPr>
      <w:r w:rsidRPr="00320B33">
        <w:rPr>
          <w:noProof/>
        </w:rPr>
        <w:t>5.</w:t>
      </w:r>
      <w:r w:rsidRPr="00320B33">
        <w:rPr>
          <w:noProof/>
        </w:rPr>
        <w:tab/>
        <w:t xml:space="preserve">Van Reeth, K., Labarque, G., De Clercq, S. and Pensaert, M. (2001) Efficacy of vaccination of pigs with different H1N1 swine influenza viruses using a recent challenge strain and different parameters of protection. </w:t>
      </w:r>
      <w:r w:rsidRPr="00320B33">
        <w:rPr>
          <w:i/>
          <w:noProof/>
        </w:rPr>
        <w:t>Vaccine</w:t>
      </w:r>
      <w:r w:rsidRPr="00320B33">
        <w:rPr>
          <w:noProof/>
        </w:rPr>
        <w:t xml:space="preserve">, </w:t>
      </w:r>
      <w:r w:rsidRPr="00320B33">
        <w:rPr>
          <w:b/>
          <w:noProof/>
        </w:rPr>
        <w:t>19</w:t>
      </w:r>
      <w:r w:rsidRPr="00320B33">
        <w:rPr>
          <w:noProof/>
        </w:rPr>
        <w:t>, 4479-4486.</w:t>
      </w:r>
    </w:p>
    <w:p w14:paraId="6D1C28F1" w14:textId="77777777" w:rsidR="00320B33" w:rsidRPr="00320B33" w:rsidRDefault="00320B33" w:rsidP="00320B33">
      <w:pPr>
        <w:pStyle w:val="EndNoteBibliography"/>
        <w:spacing w:after="0"/>
        <w:ind w:left="720" w:hanging="720"/>
        <w:rPr>
          <w:noProof/>
        </w:rPr>
      </w:pPr>
      <w:r w:rsidRPr="00320B33">
        <w:rPr>
          <w:noProof/>
        </w:rPr>
        <w:t>6.</w:t>
      </w:r>
      <w:r w:rsidRPr="00320B33">
        <w:rPr>
          <w:noProof/>
        </w:rPr>
        <w:tab/>
        <w:t xml:space="preserve">Vincent, A.L., Lager, K.M., Janke, B.H., Gramer, M.R. and Richt, J.A. (2008) Failure of protection and enhanced pneumonia with a US H1N2 swine influenza virus in pigs vaccinated with an inactivated classical swine H1N1 vaccine. </w:t>
      </w:r>
      <w:r w:rsidRPr="00320B33">
        <w:rPr>
          <w:i/>
          <w:noProof/>
        </w:rPr>
        <w:t>Veterinary microbiology</w:t>
      </w:r>
      <w:r w:rsidRPr="00320B33">
        <w:rPr>
          <w:noProof/>
        </w:rPr>
        <w:t xml:space="preserve">, </w:t>
      </w:r>
      <w:r w:rsidRPr="00320B33">
        <w:rPr>
          <w:b/>
          <w:noProof/>
        </w:rPr>
        <w:t>126</w:t>
      </w:r>
      <w:r w:rsidRPr="00320B33">
        <w:rPr>
          <w:noProof/>
        </w:rPr>
        <w:t>, 310-323.</w:t>
      </w:r>
    </w:p>
    <w:p w14:paraId="60345690" w14:textId="77777777" w:rsidR="00320B33" w:rsidRPr="00320B33" w:rsidRDefault="00320B33" w:rsidP="00320B33">
      <w:pPr>
        <w:pStyle w:val="EndNoteBibliography"/>
        <w:spacing w:after="0"/>
        <w:ind w:left="720" w:hanging="720"/>
        <w:rPr>
          <w:noProof/>
        </w:rPr>
      </w:pPr>
      <w:r w:rsidRPr="00320B33">
        <w:rPr>
          <w:noProof/>
        </w:rPr>
        <w:t>7.</w:t>
      </w:r>
      <w:r w:rsidRPr="00320B33">
        <w:rPr>
          <w:noProof/>
        </w:rPr>
        <w:tab/>
        <w:t xml:space="preserve">Anderson, T.K., Nelson, M.I., Kitikoon, P., Swenson, S.L., Korslund, J.A. and Vincent, A.L. (2013) Population dynamics of cocirculating swine influenza A viruses in the United States from 2009 to 2012. </w:t>
      </w:r>
      <w:r w:rsidRPr="00320B33">
        <w:rPr>
          <w:i/>
          <w:noProof/>
        </w:rPr>
        <w:t>Influenza Other Respir Viruses</w:t>
      </w:r>
      <w:r w:rsidRPr="00320B33">
        <w:rPr>
          <w:noProof/>
        </w:rPr>
        <w:t xml:space="preserve">, </w:t>
      </w:r>
      <w:r w:rsidRPr="00320B33">
        <w:rPr>
          <w:b/>
          <w:noProof/>
        </w:rPr>
        <w:t>7 Suppl 4</w:t>
      </w:r>
      <w:r w:rsidRPr="00320B33">
        <w:rPr>
          <w:noProof/>
        </w:rPr>
        <w:t>, 42-51.</w:t>
      </w:r>
    </w:p>
    <w:p w14:paraId="38F9DE64" w14:textId="77777777" w:rsidR="00320B33" w:rsidRPr="00320B33" w:rsidRDefault="00320B33" w:rsidP="00320B33">
      <w:pPr>
        <w:pStyle w:val="EndNoteBibliography"/>
        <w:spacing w:after="0"/>
        <w:ind w:left="720" w:hanging="720"/>
        <w:rPr>
          <w:noProof/>
        </w:rPr>
      </w:pPr>
      <w:r w:rsidRPr="00320B33">
        <w:rPr>
          <w:noProof/>
        </w:rPr>
        <w:lastRenderedPageBreak/>
        <w:t>8.</w:t>
      </w:r>
      <w:r w:rsidRPr="00320B33">
        <w:rPr>
          <w:noProof/>
        </w:rPr>
        <w:tab/>
        <w:t xml:space="preserve">Walia, R.R., Anderson, T.K. and Vincent, A.L. (2019) Regional patterns of genetic diversity in swine influenza A viruses in the United States from 2010 to 2016. </w:t>
      </w:r>
      <w:r w:rsidRPr="00320B33">
        <w:rPr>
          <w:i/>
          <w:noProof/>
        </w:rPr>
        <w:t>Influenza and other respiratory viruses</w:t>
      </w:r>
      <w:r w:rsidRPr="00320B33">
        <w:rPr>
          <w:noProof/>
        </w:rPr>
        <w:t xml:space="preserve">, </w:t>
      </w:r>
      <w:r w:rsidRPr="00320B33">
        <w:rPr>
          <w:b/>
          <w:noProof/>
        </w:rPr>
        <w:t>13</w:t>
      </w:r>
      <w:r w:rsidRPr="00320B33">
        <w:rPr>
          <w:noProof/>
        </w:rPr>
        <w:t>, 262-273.</w:t>
      </w:r>
    </w:p>
    <w:p w14:paraId="7BB383D2" w14:textId="77777777" w:rsidR="00320B33" w:rsidRPr="00320B33" w:rsidRDefault="00320B33" w:rsidP="00320B33">
      <w:pPr>
        <w:pStyle w:val="EndNoteBibliography"/>
        <w:spacing w:after="0"/>
        <w:ind w:left="720" w:hanging="720"/>
        <w:rPr>
          <w:noProof/>
        </w:rPr>
      </w:pPr>
      <w:r w:rsidRPr="00320B33">
        <w:rPr>
          <w:noProof/>
        </w:rPr>
        <w:t>9.</w:t>
      </w:r>
      <w:r w:rsidRPr="00320B33">
        <w:rPr>
          <w:noProof/>
        </w:rPr>
        <w:tab/>
        <w:t>Lewis, N.S., Russell, C.A., Langat, P., Anderson, T.K., Berger, K., Bielejec, F., Burke, D.F., Dudas, G., Fonville, J.M., Fouchier, R.A.</w:t>
      </w:r>
      <w:r w:rsidRPr="00320B33">
        <w:rPr>
          <w:i/>
          <w:noProof/>
        </w:rPr>
        <w:t xml:space="preserve"> et al.</w:t>
      </w:r>
      <w:r w:rsidRPr="00320B33">
        <w:rPr>
          <w:noProof/>
        </w:rPr>
        <w:t xml:space="preserve"> (2016) The global antigenic diversity of swine influenza A viruses. </w:t>
      </w:r>
      <w:r w:rsidRPr="00320B33">
        <w:rPr>
          <w:i/>
          <w:noProof/>
        </w:rPr>
        <w:t>Elife</w:t>
      </w:r>
      <w:r w:rsidRPr="00320B33">
        <w:rPr>
          <w:noProof/>
        </w:rPr>
        <w:t xml:space="preserve">, </w:t>
      </w:r>
      <w:r w:rsidRPr="00320B33">
        <w:rPr>
          <w:b/>
          <w:noProof/>
        </w:rPr>
        <w:t>5</w:t>
      </w:r>
      <w:r w:rsidRPr="00320B33">
        <w:rPr>
          <w:noProof/>
        </w:rPr>
        <w:t>, e12217.</w:t>
      </w:r>
    </w:p>
    <w:p w14:paraId="14B58C73" w14:textId="77777777" w:rsidR="00320B33" w:rsidRPr="00320B33" w:rsidRDefault="00320B33" w:rsidP="00320B33">
      <w:pPr>
        <w:pStyle w:val="EndNoteBibliography"/>
        <w:spacing w:after="0"/>
        <w:ind w:left="720" w:hanging="720"/>
        <w:rPr>
          <w:noProof/>
        </w:rPr>
      </w:pPr>
      <w:r w:rsidRPr="00320B33">
        <w:rPr>
          <w:noProof/>
        </w:rPr>
        <w:t>10.</w:t>
      </w:r>
      <w:r w:rsidRPr="00320B33">
        <w:rPr>
          <w:noProof/>
        </w:rPr>
        <w:tab/>
        <w:t xml:space="preserve">mondiale de la Santé, O. and Organization, W.H. (2019) Recommended composition of influenza virus vaccines for use in the 2019–2020 northern hemisphere influenza season–Composition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141-150.</w:t>
      </w:r>
    </w:p>
    <w:p w14:paraId="40CA49C9" w14:textId="77777777" w:rsidR="00320B33" w:rsidRPr="00320B33" w:rsidRDefault="00320B33" w:rsidP="00320B33">
      <w:pPr>
        <w:pStyle w:val="EndNoteBibliography"/>
        <w:spacing w:after="0"/>
        <w:ind w:left="720" w:hanging="720"/>
        <w:rPr>
          <w:noProof/>
        </w:rPr>
      </w:pPr>
      <w:r w:rsidRPr="00320B33">
        <w:rPr>
          <w:noProof/>
        </w:rPr>
        <w:t>11.</w:t>
      </w:r>
      <w:r w:rsidRPr="00320B33">
        <w:rPr>
          <w:noProof/>
        </w:rPr>
        <w:tab/>
        <w:t xml:space="preserve">Zeller, M.A., Anderson, T.K., Walia, R.W., Vincent, A.L. and Gauger, P.C. (2018) ISU FLU ture: a veterinary diagnostic laboratory web-based platform to monitor the temporal genetic patterns of Influenza A virus in swine. </w:t>
      </w:r>
      <w:r w:rsidRPr="00320B33">
        <w:rPr>
          <w:i/>
          <w:noProof/>
        </w:rPr>
        <w:t>BMC bioinformatics</w:t>
      </w:r>
      <w:r w:rsidRPr="00320B33">
        <w:rPr>
          <w:noProof/>
        </w:rPr>
        <w:t xml:space="preserve">, </w:t>
      </w:r>
      <w:r w:rsidRPr="00320B33">
        <w:rPr>
          <w:b/>
          <w:noProof/>
        </w:rPr>
        <w:t>19</w:t>
      </w:r>
      <w:r w:rsidRPr="00320B33">
        <w:rPr>
          <w:noProof/>
        </w:rPr>
        <w:t>, 397.</w:t>
      </w:r>
    </w:p>
    <w:p w14:paraId="2CCD7EF1" w14:textId="77777777" w:rsidR="00320B33" w:rsidRPr="00320B33" w:rsidRDefault="00320B33" w:rsidP="00320B33">
      <w:pPr>
        <w:pStyle w:val="EndNoteBibliography"/>
        <w:spacing w:after="0"/>
        <w:ind w:left="720" w:hanging="720"/>
        <w:rPr>
          <w:noProof/>
        </w:rPr>
      </w:pPr>
      <w:r w:rsidRPr="00320B33">
        <w:rPr>
          <w:noProof/>
        </w:rPr>
        <w:t>12.</w:t>
      </w:r>
      <w:r w:rsidRPr="00320B33">
        <w:rPr>
          <w:noProof/>
        </w:rPr>
        <w:tab/>
        <w:t xml:space="preserve">Pardo, F.O.C., Schelkopf, A., Allerson, M., Morrison, R., Culhane, M., Perez, A. and Torremorell, M. (2018) Breed-to-wean farm factors associated with influenza A virus infection in piglets at weaning. </w:t>
      </w:r>
      <w:r w:rsidRPr="00320B33">
        <w:rPr>
          <w:i/>
          <w:noProof/>
        </w:rPr>
        <w:t>Preventive veterinary medicine</w:t>
      </w:r>
      <w:r w:rsidRPr="00320B33">
        <w:rPr>
          <w:noProof/>
        </w:rPr>
        <w:t xml:space="preserve">, </w:t>
      </w:r>
      <w:r w:rsidRPr="00320B33">
        <w:rPr>
          <w:b/>
          <w:noProof/>
        </w:rPr>
        <w:t>161</w:t>
      </w:r>
      <w:r w:rsidRPr="00320B33">
        <w:rPr>
          <w:noProof/>
        </w:rPr>
        <w:t>, 33-40.</w:t>
      </w:r>
    </w:p>
    <w:p w14:paraId="2DC4E60A" w14:textId="77777777" w:rsidR="00320B33" w:rsidRPr="00320B33" w:rsidRDefault="00320B33" w:rsidP="00320B33">
      <w:pPr>
        <w:pStyle w:val="EndNoteBibliography"/>
        <w:spacing w:after="0"/>
        <w:ind w:left="720" w:hanging="720"/>
        <w:rPr>
          <w:noProof/>
        </w:rPr>
      </w:pPr>
      <w:r w:rsidRPr="00320B33">
        <w:rPr>
          <w:noProof/>
        </w:rPr>
        <w:t>13.</w:t>
      </w:r>
      <w:r w:rsidRPr="00320B33">
        <w:rPr>
          <w:noProof/>
        </w:rPr>
        <w:tab/>
        <w:t xml:space="preserve">Bolton, M.J., Abente, E.J., Venkatesh, D., Stratton, J.A., Zeller, M., Anderson, T.K., Lewis, N.S. and Vincent, A.L. (2019) Antigenic evolution of H3N2 influenza A viruses in swine in the United States from 2012 to 2016. </w:t>
      </w:r>
      <w:r w:rsidRPr="00320B33">
        <w:rPr>
          <w:i/>
          <w:noProof/>
        </w:rPr>
        <w:t>Influenza and other respiratory viruses</w:t>
      </w:r>
      <w:r w:rsidRPr="00320B33">
        <w:rPr>
          <w:noProof/>
        </w:rPr>
        <w:t xml:space="preserve">, </w:t>
      </w:r>
      <w:r w:rsidRPr="00320B33">
        <w:rPr>
          <w:b/>
          <w:noProof/>
        </w:rPr>
        <w:t>13</w:t>
      </w:r>
      <w:r w:rsidRPr="00320B33">
        <w:rPr>
          <w:noProof/>
        </w:rPr>
        <w:t>, 83-90.</w:t>
      </w:r>
    </w:p>
    <w:p w14:paraId="38E64086" w14:textId="77777777" w:rsidR="00320B33" w:rsidRPr="00320B33" w:rsidRDefault="00320B33" w:rsidP="00320B33">
      <w:pPr>
        <w:pStyle w:val="EndNoteBibliography"/>
        <w:spacing w:after="0"/>
        <w:ind w:left="720" w:hanging="720"/>
        <w:rPr>
          <w:noProof/>
        </w:rPr>
      </w:pPr>
      <w:r w:rsidRPr="00320B33">
        <w:rPr>
          <w:noProof/>
        </w:rPr>
        <w:t>14.</w:t>
      </w:r>
      <w:r w:rsidRPr="00320B33">
        <w:rPr>
          <w:noProof/>
        </w:rPr>
        <w:tab/>
        <w:t xml:space="preserve">Abente, E.J., Santos, J., Lewis, N.S., Gauger, P.C., Stratton, J., Skepner, E., Anderson, T.K., Rajao, D.S., Perez, D.R. and Vincent, A.L. (2016) The molecular determinants of antibody recognition and antigenic drift in the H3 hemagglutinin of swine influenza A virus. </w:t>
      </w:r>
      <w:r w:rsidRPr="00320B33">
        <w:rPr>
          <w:i/>
          <w:noProof/>
        </w:rPr>
        <w:t>Journal of virology</w:t>
      </w:r>
      <w:r w:rsidRPr="00320B33">
        <w:rPr>
          <w:noProof/>
        </w:rPr>
        <w:t xml:space="preserve">, </w:t>
      </w:r>
      <w:r w:rsidRPr="00320B33">
        <w:rPr>
          <w:b/>
          <w:noProof/>
        </w:rPr>
        <w:t>90</w:t>
      </w:r>
      <w:r w:rsidRPr="00320B33">
        <w:rPr>
          <w:noProof/>
        </w:rPr>
        <w:t>, 8266-8280.</w:t>
      </w:r>
    </w:p>
    <w:p w14:paraId="43500C94" w14:textId="77777777" w:rsidR="00320B33" w:rsidRPr="00320B33" w:rsidRDefault="00320B33" w:rsidP="00320B33">
      <w:pPr>
        <w:pStyle w:val="EndNoteBibliography"/>
        <w:spacing w:after="0"/>
        <w:ind w:left="720" w:hanging="720"/>
        <w:rPr>
          <w:noProof/>
        </w:rPr>
      </w:pPr>
      <w:r w:rsidRPr="00320B33">
        <w:rPr>
          <w:noProof/>
        </w:rPr>
        <w:t>15.</w:t>
      </w:r>
      <w:r w:rsidRPr="00320B33">
        <w:rPr>
          <w:noProof/>
        </w:rPr>
        <w:tab/>
        <w:t xml:space="preserve">Santos, J.J., Abente, E.J., Obadan, A.O., Thompson, A.J., Ferreri, L., Geiger, G., Gonzalez-Reiche, A.S., Lewis, N.S., Burke, D.F. and Rajão, D.S. (2019) Plasticity of amino acid residue 145 near the receptor binding site of H3 swine influenza A viruses and its impact on receptor binding and antibody recognition. </w:t>
      </w:r>
      <w:r w:rsidRPr="00320B33">
        <w:rPr>
          <w:i/>
          <w:noProof/>
        </w:rPr>
        <w:t>Journal of Virology</w:t>
      </w:r>
      <w:r w:rsidRPr="00320B33">
        <w:rPr>
          <w:noProof/>
        </w:rPr>
        <w:t xml:space="preserve">, </w:t>
      </w:r>
      <w:r w:rsidRPr="00320B33">
        <w:rPr>
          <w:b/>
          <w:noProof/>
        </w:rPr>
        <w:t>93</w:t>
      </w:r>
      <w:r w:rsidRPr="00320B33">
        <w:rPr>
          <w:noProof/>
        </w:rPr>
        <w:t>, e01413-01418.</w:t>
      </w:r>
    </w:p>
    <w:p w14:paraId="534023E0" w14:textId="77777777" w:rsidR="00320B33" w:rsidRPr="00320B33" w:rsidRDefault="00320B33" w:rsidP="00320B33">
      <w:pPr>
        <w:pStyle w:val="EndNoteBibliography"/>
        <w:spacing w:after="0"/>
        <w:ind w:left="720" w:hanging="720"/>
        <w:rPr>
          <w:noProof/>
        </w:rPr>
      </w:pPr>
      <w:r w:rsidRPr="00320B33">
        <w:rPr>
          <w:noProof/>
        </w:rPr>
        <w:t>16.</w:t>
      </w:r>
      <w:r w:rsidRPr="00320B33">
        <w:rPr>
          <w:noProof/>
        </w:rPr>
        <w:tab/>
        <w:t xml:space="preserve">Das, S.R., Hensley, S.E., David, A., Schmidt, L., Gibbs, J.S., Puigbò, P., Ince, W.L., Bennink, J.R. and Yewdell, J.W. (2011) Fitness costs limit influenza A virus hemagglutinin glycosylation as an immune evasion strategy. </w:t>
      </w:r>
      <w:r w:rsidRPr="00320B33">
        <w:rPr>
          <w:i/>
          <w:noProof/>
        </w:rPr>
        <w:t>Proceedings of the National Academy of Sciences</w:t>
      </w:r>
      <w:r w:rsidRPr="00320B33">
        <w:rPr>
          <w:noProof/>
        </w:rPr>
        <w:t xml:space="preserve">, </w:t>
      </w:r>
      <w:r w:rsidRPr="00320B33">
        <w:rPr>
          <w:b/>
          <w:noProof/>
        </w:rPr>
        <w:t>108</w:t>
      </w:r>
      <w:r w:rsidRPr="00320B33">
        <w:rPr>
          <w:noProof/>
        </w:rPr>
        <w:t>, E1417-E1422.</w:t>
      </w:r>
    </w:p>
    <w:p w14:paraId="6041B006" w14:textId="77777777" w:rsidR="00320B33" w:rsidRPr="00320B33" w:rsidRDefault="00320B33" w:rsidP="00320B33">
      <w:pPr>
        <w:pStyle w:val="EndNoteBibliography"/>
        <w:spacing w:after="0"/>
        <w:ind w:left="720" w:hanging="720"/>
        <w:rPr>
          <w:noProof/>
        </w:rPr>
      </w:pPr>
      <w:r w:rsidRPr="00320B33">
        <w:rPr>
          <w:noProof/>
        </w:rPr>
        <w:t>17.</w:t>
      </w:r>
      <w:r w:rsidRPr="00320B33">
        <w:rPr>
          <w:noProof/>
        </w:rPr>
        <w:tab/>
        <w:t>Myers, J.L., Wetzel, K.S., Linderman, S.L., Li, Y., Sullivan, C.B. and Hensley, S.E.J.J.o.v. (2013) Compensatory hemagglutinin mutations alter antigenic properties of influenza viruses. JVI. 01414-01413.</w:t>
      </w:r>
    </w:p>
    <w:p w14:paraId="57C25385" w14:textId="77777777" w:rsidR="00320B33" w:rsidRPr="00320B33" w:rsidRDefault="00320B33" w:rsidP="00320B33">
      <w:pPr>
        <w:pStyle w:val="EndNoteBibliography"/>
        <w:spacing w:after="0"/>
        <w:ind w:left="720" w:hanging="720"/>
        <w:rPr>
          <w:noProof/>
        </w:rPr>
      </w:pPr>
      <w:r w:rsidRPr="00320B33">
        <w:rPr>
          <w:noProof/>
        </w:rPr>
        <w:t>18.</w:t>
      </w:r>
      <w:r w:rsidRPr="00320B33">
        <w:rPr>
          <w:noProof/>
        </w:rPr>
        <w:tab/>
        <w:t xml:space="preserve">Li, Y., Bostick, D.L., Sullivan, C.B., Myers, J.L., Griesemer, S.B., StGeorge, K., Plotkin, J.B. and Hensley, S.E. (2013) Single hemagglutinin mutations that alter both antigenicity and receptor binding avidity influence influenza virus antigenic clustering. </w:t>
      </w:r>
      <w:r w:rsidRPr="00320B33">
        <w:rPr>
          <w:i/>
          <w:noProof/>
        </w:rPr>
        <w:t>Journal of virology</w:t>
      </w:r>
      <w:r w:rsidRPr="00320B33">
        <w:rPr>
          <w:noProof/>
        </w:rPr>
        <w:t xml:space="preserve">, </w:t>
      </w:r>
      <w:r w:rsidRPr="00320B33">
        <w:rPr>
          <w:b/>
          <w:noProof/>
        </w:rPr>
        <w:t>87</w:t>
      </w:r>
      <w:r w:rsidRPr="00320B33">
        <w:rPr>
          <w:noProof/>
        </w:rPr>
        <w:t>, 9904-9910.</w:t>
      </w:r>
    </w:p>
    <w:p w14:paraId="157726D8" w14:textId="77777777" w:rsidR="00320B33" w:rsidRPr="00320B33" w:rsidRDefault="00320B33" w:rsidP="00320B33">
      <w:pPr>
        <w:pStyle w:val="EndNoteBibliography"/>
        <w:spacing w:after="0"/>
        <w:ind w:left="720" w:hanging="720"/>
        <w:rPr>
          <w:noProof/>
        </w:rPr>
      </w:pPr>
      <w:r w:rsidRPr="00320B33">
        <w:rPr>
          <w:noProof/>
        </w:rPr>
        <w:t>19.</w:t>
      </w:r>
      <w:r w:rsidRPr="00320B33">
        <w:rPr>
          <w:noProof/>
        </w:rPr>
        <w:tab/>
        <w:t xml:space="preserve">Neher, R.A., Bedford, T., Daniels, R.S., Russell, C.A. and Shraiman, B.I. (2016) Prediction, dynamics, and visualization of antigenic phenotypes of seasonal influenza viruses. </w:t>
      </w:r>
      <w:r w:rsidRPr="00320B33">
        <w:rPr>
          <w:i/>
          <w:noProof/>
        </w:rPr>
        <w:t>Proceedings of the National Academy of Sciences</w:t>
      </w:r>
      <w:r w:rsidRPr="00320B33">
        <w:rPr>
          <w:noProof/>
        </w:rPr>
        <w:t xml:space="preserve">, </w:t>
      </w:r>
      <w:r w:rsidRPr="00320B33">
        <w:rPr>
          <w:b/>
          <w:noProof/>
        </w:rPr>
        <w:t>113</w:t>
      </w:r>
      <w:r w:rsidRPr="00320B33">
        <w:rPr>
          <w:noProof/>
        </w:rPr>
        <w:t>, E1701-E1709.</w:t>
      </w:r>
    </w:p>
    <w:p w14:paraId="6B211090" w14:textId="77777777" w:rsidR="00320B33" w:rsidRPr="00320B33" w:rsidRDefault="00320B33" w:rsidP="00320B33">
      <w:pPr>
        <w:pStyle w:val="EndNoteBibliography"/>
        <w:spacing w:after="0"/>
        <w:ind w:left="720" w:hanging="720"/>
        <w:rPr>
          <w:noProof/>
        </w:rPr>
      </w:pPr>
      <w:r w:rsidRPr="00320B33">
        <w:rPr>
          <w:noProof/>
        </w:rPr>
        <w:t>20.</w:t>
      </w:r>
      <w:r w:rsidRPr="00320B33">
        <w:rPr>
          <w:noProof/>
        </w:rPr>
        <w:tab/>
        <w:t xml:space="preserve">Eisler, D., Fornika, D., Tindale, L.C., Chan, T., Sabaiduc, S., Hickman, R., Chambers, C., Krajden, M., Skowronski, D.M. and Jassem, A. (2020) Influenza Classification Suite: An automated Galaxy workflow for rapid influenza sequence analysis. </w:t>
      </w:r>
      <w:r w:rsidRPr="00320B33">
        <w:rPr>
          <w:i/>
          <w:noProof/>
        </w:rPr>
        <w:t>Influenza and Other Respiratory Viruses</w:t>
      </w:r>
      <w:r w:rsidRPr="00320B33">
        <w:rPr>
          <w:noProof/>
        </w:rPr>
        <w:t xml:space="preserve">, </w:t>
      </w:r>
      <w:r w:rsidRPr="00320B33">
        <w:rPr>
          <w:b/>
          <w:noProof/>
        </w:rPr>
        <w:t>14</w:t>
      </w:r>
      <w:r w:rsidRPr="00320B33">
        <w:rPr>
          <w:noProof/>
        </w:rPr>
        <w:t>, 358-362.</w:t>
      </w:r>
    </w:p>
    <w:p w14:paraId="1AEBAEF9" w14:textId="77777777" w:rsidR="00320B33" w:rsidRPr="00320B33" w:rsidRDefault="00320B33" w:rsidP="00320B33">
      <w:pPr>
        <w:pStyle w:val="EndNoteBibliography"/>
        <w:spacing w:after="0"/>
        <w:ind w:left="720" w:hanging="720"/>
        <w:rPr>
          <w:noProof/>
        </w:rPr>
      </w:pPr>
      <w:r w:rsidRPr="00320B33">
        <w:rPr>
          <w:noProof/>
        </w:rPr>
        <w:t>21.</w:t>
      </w:r>
      <w:r w:rsidRPr="00320B33">
        <w:rPr>
          <w:noProof/>
        </w:rPr>
        <w:tab/>
        <w:t xml:space="preserve">Chang, J., Anderson, T.K., Zeller, M.A., Gauger, P.C. and Vincent, A.L. (2019) octoFLU: Automated Classification for the Evolutionary Origin of Influenza A Virus Gene Sequences Detected in US Swine. </w:t>
      </w:r>
      <w:r w:rsidRPr="00320B33">
        <w:rPr>
          <w:i/>
          <w:noProof/>
        </w:rPr>
        <w:t>Microbiology resource announcements</w:t>
      </w:r>
      <w:r w:rsidRPr="00320B33">
        <w:rPr>
          <w:noProof/>
        </w:rPr>
        <w:t xml:space="preserve">, </w:t>
      </w:r>
      <w:r w:rsidRPr="00320B33">
        <w:rPr>
          <w:b/>
          <w:noProof/>
        </w:rPr>
        <w:t>8</w:t>
      </w:r>
      <w:r w:rsidRPr="00320B33">
        <w:rPr>
          <w:noProof/>
        </w:rPr>
        <w:t>, e00673-00619.</w:t>
      </w:r>
    </w:p>
    <w:p w14:paraId="6C9AFB46" w14:textId="77777777" w:rsidR="00320B33" w:rsidRPr="00320B33" w:rsidRDefault="00320B33" w:rsidP="00320B33">
      <w:pPr>
        <w:pStyle w:val="EndNoteBibliography"/>
        <w:spacing w:after="0"/>
        <w:ind w:left="720" w:hanging="720"/>
        <w:rPr>
          <w:noProof/>
        </w:rPr>
      </w:pPr>
      <w:r w:rsidRPr="00320B33">
        <w:rPr>
          <w:noProof/>
        </w:rPr>
        <w:t>22.</w:t>
      </w:r>
      <w:r w:rsidRPr="00320B33">
        <w:rPr>
          <w:noProof/>
        </w:rPr>
        <w:tab/>
        <w:t xml:space="preserve">Pedersen, J. (2014) In Spackman, E. (ed.), </w:t>
      </w:r>
      <w:r w:rsidRPr="00320B33">
        <w:rPr>
          <w:i/>
          <w:noProof/>
        </w:rPr>
        <w:t>Animal influenza virus</w:t>
      </w:r>
      <w:r w:rsidRPr="00320B33">
        <w:rPr>
          <w:noProof/>
        </w:rPr>
        <w:t>. Springer.</w:t>
      </w:r>
    </w:p>
    <w:p w14:paraId="60A4C95D" w14:textId="77777777" w:rsidR="00320B33" w:rsidRPr="00320B33" w:rsidRDefault="00320B33" w:rsidP="00320B33">
      <w:pPr>
        <w:pStyle w:val="EndNoteBibliography"/>
        <w:spacing w:after="0"/>
        <w:ind w:left="720" w:hanging="720"/>
        <w:rPr>
          <w:noProof/>
        </w:rPr>
      </w:pPr>
      <w:r w:rsidRPr="00320B33">
        <w:rPr>
          <w:noProof/>
        </w:rPr>
        <w:t>23.</w:t>
      </w:r>
      <w:r w:rsidRPr="00320B33">
        <w:rPr>
          <w:noProof/>
        </w:rPr>
        <w:tab/>
        <w:t xml:space="preserve">Kitikoon, P., Gauger, P.C. and Vincent, A.L. (2014), </w:t>
      </w:r>
      <w:r w:rsidRPr="00320B33">
        <w:rPr>
          <w:i/>
          <w:noProof/>
        </w:rPr>
        <w:t>Animal Influenza Virus</w:t>
      </w:r>
      <w:r w:rsidRPr="00320B33">
        <w:rPr>
          <w:noProof/>
        </w:rPr>
        <w:t>. Springer, pp. 295-301.</w:t>
      </w:r>
    </w:p>
    <w:p w14:paraId="50117E9C" w14:textId="77777777" w:rsidR="00320B33" w:rsidRPr="00320B33" w:rsidRDefault="00320B33" w:rsidP="00320B33">
      <w:pPr>
        <w:pStyle w:val="EndNoteBibliography"/>
        <w:spacing w:after="0"/>
        <w:ind w:left="720" w:hanging="720"/>
        <w:rPr>
          <w:noProof/>
        </w:rPr>
      </w:pPr>
      <w:r w:rsidRPr="00320B33">
        <w:rPr>
          <w:noProof/>
        </w:rPr>
        <w:lastRenderedPageBreak/>
        <w:t>24.</w:t>
      </w:r>
      <w:r w:rsidRPr="00320B33">
        <w:rPr>
          <w:noProof/>
        </w:rPr>
        <w:tab/>
        <w:t xml:space="preserve">Smith, D.J., Lapedes, A.S., de Jong, J.C., Bestebroer, T.M., Rimmelzwaan, G.F., Osterhaus, A.D. and Fouchier, R.A. (2004) Mapping the antigenic and genetic evolution of influenza virus. </w:t>
      </w:r>
      <w:r w:rsidRPr="00320B33">
        <w:rPr>
          <w:i/>
          <w:noProof/>
        </w:rPr>
        <w:t>science</w:t>
      </w:r>
      <w:r w:rsidRPr="00320B33">
        <w:rPr>
          <w:noProof/>
        </w:rPr>
        <w:t xml:space="preserve">, </w:t>
      </w:r>
      <w:r w:rsidRPr="00320B33">
        <w:rPr>
          <w:b/>
          <w:noProof/>
        </w:rPr>
        <w:t>305</w:t>
      </w:r>
      <w:r w:rsidRPr="00320B33">
        <w:rPr>
          <w:noProof/>
        </w:rPr>
        <w:t>, 371-376.</w:t>
      </w:r>
    </w:p>
    <w:p w14:paraId="43FB7C39" w14:textId="77777777" w:rsidR="00320B33" w:rsidRPr="00320B33" w:rsidRDefault="00320B33" w:rsidP="00320B33">
      <w:pPr>
        <w:pStyle w:val="EndNoteBibliography"/>
        <w:spacing w:after="0"/>
        <w:ind w:left="720" w:hanging="720"/>
        <w:rPr>
          <w:noProof/>
        </w:rPr>
      </w:pPr>
      <w:r w:rsidRPr="00320B33">
        <w:rPr>
          <w:noProof/>
        </w:rPr>
        <w:t>25.</w:t>
      </w:r>
      <w:r w:rsidRPr="00320B33">
        <w:rPr>
          <w:noProof/>
        </w:rPr>
        <w:tab/>
        <w:t xml:space="preserve">Lewis, N., Daly, J., Russell, C., Horton, D., Skepner, E., Bryant, N., Burke, D., Rash, A., Wood, J. and Chambers, T. (2011) Antigenic and genetic evolution of equine influenza A (H3N8) virus from 1968 to 2007. </w:t>
      </w:r>
      <w:r w:rsidRPr="00320B33">
        <w:rPr>
          <w:i/>
          <w:noProof/>
        </w:rPr>
        <w:t>Journal of virology</w:t>
      </w:r>
      <w:r w:rsidRPr="00320B33">
        <w:rPr>
          <w:noProof/>
        </w:rPr>
        <w:t xml:space="preserve">, </w:t>
      </w:r>
      <w:r w:rsidRPr="00320B33">
        <w:rPr>
          <w:b/>
          <w:noProof/>
        </w:rPr>
        <w:t>85</w:t>
      </w:r>
      <w:r w:rsidRPr="00320B33">
        <w:rPr>
          <w:noProof/>
        </w:rPr>
        <w:t>, 12742-12749.</w:t>
      </w:r>
    </w:p>
    <w:p w14:paraId="5F13D140" w14:textId="77777777" w:rsidR="00320B33" w:rsidRPr="00320B33" w:rsidRDefault="00320B33" w:rsidP="00320B33">
      <w:pPr>
        <w:pStyle w:val="EndNoteBibliography"/>
        <w:spacing w:after="0"/>
        <w:ind w:left="720" w:hanging="720"/>
        <w:rPr>
          <w:noProof/>
        </w:rPr>
      </w:pPr>
      <w:r w:rsidRPr="00320B33">
        <w:rPr>
          <w:noProof/>
        </w:rPr>
        <w:t>26.</w:t>
      </w:r>
      <w:r w:rsidRPr="00320B33">
        <w:rPr>
          <w:noProof/>
        </w:rPr>
        <w:tab/>
        <w:t xml:space="preserve">De Jong, J., Smith, D.J., Lapedes, A., Donatelli, I., Campitelli, L., Barigazzi, G., Van Reeth, K., Jones, T., Rimmelzwaan, G. and Osterhaus, A. (2007) Antigenic and genetic evolution of swine influenza A (H3N2) viruses in Europe. </w:t>
      </w:r>
      <w:r w:rsidRPr="00320B33">
        <w:rPr>
          <w:i/>
          <w:noProof/>
        </w:rPr>
        <w:t>Journal of virology</w:t>
      </w:r>
      <w:r w:rsidRPr="00320B33">
        <w:rPr>
          <w:noProof/>
        </w:rPr>
        <w:t xml:space="preserve">, </w:t>
      </w:r>
      <w:r w:rsidRPr="00320B33">
        <w:rPr>
          <w:b/>
          <w:noProof/>
        </w:rPr>
        <w:t>81</w:t>
      </w:r>
      <w:r w:rsidRPr="00320B33">
        <w:rPr>
          <w:noProof/>
        </w:rPr>
        <w:t>, 4315-4322.</w:t>
      </w:r>
    </w:p>
    <w:p w14:paraId="7107FF28" w14:textId="77777777" w:rsidR="00320B33" w:rsidRPr="00320B33" w:rsidRDefault="00320B33" w:rsidP="00320B33">
      <w:pPr>
        <w:pStyle w:val="EndNoteBibliography"/>
        <w:spacing w:after="0"/>
        <w:ind w:left="720" w:hanging="720"/>
        <w:rPr>
          <w:noProof/>
        </w:rPr>
      </w:pPr>
      <w:r w:rsidRPr="00320B33">
        <w:rPr>
          <w:noProof/>
        </w:rPr>
        <w:t>27.</w:t>
      </w:r>
      <w:r w:rsidRPr="00320B33">
        <w:rPr>
          <w:noProof/>
        </w:rPr>
        <w:tab/>
        <w:t xml:space="preserve">Lewis, N.S., Anderson, T.K., Kitikoon, P., Skepner, E., Burke, D.F. and Vincent, A.L. (2014) Substitutions near the hemagglutinin receptor-binding site determine the antigenic evolution of influenza A H3N2 viruses in US swine. </w:t>
      </w:r>
      <w:r w:rsidRPr="00320B33">
        <w:rPr>
          <w:i/>
          <w:noProof/>
        </w:rPr>
        <w:t>Journal of virology</w:t>
      </w:r>
      <w:r w:rsidRPr="00320B33">
        <w:rPr>
          <w:noProof/>
        </w:rPr>
        <w:t xml:space="preserve">, </w:t>
      </w:r>
      <w:r w:rsidRPr="00320B33">
        <w:rPr>
          <w:b/>
          <w:noProof/>
        </w:rPr>
        <w:t>88</w:t>
      </w:r>
      <w:r w:rsidRPr="00320B33">
        <w:rPr>
          <w:noProof/>
        </w:rPr>
        <w:t>, 4752-4763.</w:t>
      </w:r>
    </w:p>
    <w:p w14:paraId="42BFE648" w14:textId="77777777" w:rsidR="00320B33" w:rsidRPr="00320B33" w:rsidRDefault="00320B33" w:rsidP="00320B33">
      <w:pPr>
        <w:pStyle w:val="EndNoteBibliography"/>
        <w:spacing w:after="0"/>
        <w:ind w:left="720" w:hanging="720"/>
        <w:rPr>
          <w:noProof/>
        </w:rPr>
      </w:pPr>
      <w:r w:rsidRPr="00320B33">
        <w:rPr>
          <w:noProof/>
        </w:rPr>
        <w:t>28.</w:t>
      </w:r>
      <w:r w:rsidRPr="00320B33">
        <w:rPr>
          <w:noProof/>
        </w:rPr>
        <w:tab/>
        <w:t xml:space="preserve">Rajao, D.S., Gauger, P.C., Anderson, T.K., Lewis, N.S., Abente, E.J., Killian, M.L., Perez, D.R., Sutton, T.C., Zhang, J. and Vincent, A.L. (2015) Novel Reassortant Human-Like H3N2 and H3N1 Influenza A Viruses Detected in Pigs Are Virulent and Antigenically Distinct from Swine Viruses Endemic to the United States. </w:t>
      </w:r>
      <w:r w:rsidRPr="00320B33">
        <w:rPr>
          <w:i/>
          <w:noProof/>
        </w:rPr>
        <w:t>J Virol</w:t>
      </w:r>
      <w:r w:rsidRPr="00320B33">
        <w:rPr>
          <w:noProof/>
        </w:rPr>
        <w:t xml:space="preserve">, </w:t>
      </w:r>
      <w:r w:rsidRPr="00320B33">
        <w:rPr>
          <w:b/>
          <w:noProof/>
        </w:rPr>
        <w:t>89</w:t>
      </w:r>
      <w:r w:rsidRPr="00320B33">
        <w:rPr>
          <w:noProof/>
        </w:rPr>
        <w:t>, 11213-11222.</w:t>
      </w:r>
    </w:p>
    <w:p w14:paraId="505100C0" w14:textId="77777777" w:rsidR="00320B33" w:rsidRPr="00320B33" w:rsidRDefault="00320B33" w:rsidP="00320B33">
      <w:pPr>
        <w:pStyle w:val="EndNoteBibliography"/>
        <w:spacing w:after="0"/>
        <w:ind w:left="720" w:hanging="720"/>
        <w:rPr>
          <w:noProof/>
        </w:rPr>
      </w:pPr>
      <w:r w:rsidRPr="00320B33">
        <w:rPr>
          <w:noProof/>
        </w:rPr>
        <w:t>29.</w:t>
      </w:r>
      <w:r w:rsidRPr="00320B33">
        <w:rPr>
          <w:noProof/>
        </w:rPr>
        <w:tab/>
        <w:t xml:space="preserve">Katoh, K. and Standley, D.M. (2013) MAFFT multiple sequence alignment software version 7: improvements in performance and usability. </w:t>
      </w:r>
      <w:r w:rsidRPr="00320B33">
        <w:rPr>
          <w:i/>
          <w:noProof/>
        </w:rPr>
        <w:t>Molecular biology and evolution</w:t>
      </w:r>
      <w:r w:rsidRPr="00320B33">
        <w:rPr>
          <w:noProof/>
        </w:rPr>
        <w:t xml:space="preserve">, </w:t>
      </w:r>
      <w:r w:rsidRPr="00320B33">
        <w:rPr>
          <w:b/>
          <w:noProof/>
        </w:rPr>
        <w:t>30</w:t>
      </w:r>
      <w:r w:rsidRPr="00320B33">
        <w:rPr>
          <w:noProof/>
        </w:rPr>
        <w:t>, 772-780.</w:t>
      </w:r>
    </w:p>
    <w:p w14:paraId="0CEA1EAE" w14:textId="77777777" w:rsidR="00320B33" w:rsidRPr="00320B33" w:rsidRDefault="00320B33" w:rsidP="00320B33">
      <w:pPr>
        <w:pStyle w:val="EndNoteBibliography"/>
        <w:spacing w:after="0"/>
        <w:ind w:left="720" w:hanging="720"/>
        <w:rPr>
          <w:noProof/>
        </w:rPr>
      </w:pPr>
      <w:r w:rsidRPr="00320B33">
        <w:rPr>
          <w:noProof/>
        </w:rPr>
        <w:t>30.</w:t>
      </w:r>
      <w:r w:rsidRPr="00320B33">
        <w:rPr>
          <w:noProof/>
        </w:rPr>
        <w:tab/>
        <w:t xml:space="preserve">Bedford, T., Suchard, M.A., Lemey, P., Dudas, G., Gregory, V., Hay, A.J., McCauley, J.W., Russell, C.A., Smith, D.J. and Rambaut, A. (2014) Integrating influenza antigenic dynamics with molecular evolution. </w:t>
      </w:r>
      <w:r w:rsidRPr="00320B33">
        <w:rPr>
          <w:i/>
          <w:noProof/>
        </w:rPr>
        <w:t>Elife</w:t>
      </w:r>
      <w:r w:rsidRPr="00320B33">
        <w:rPr>
          <w:noProof/>
        </w:rPr>
        <w:t xml:space="preserve">, </w:t>
      </w:r>
      <w:r w:rsidRPr="00320B33">
        <w:rPr>
          <w:b/>
          <w:noProof/>
        </w:rPr>
        <w:t>3</w:t>
      </w:r>
      <w:r w:rsidRPr="00320B33">
        <w:rPr>
          <w:noProof/>
        </w:rPr>
        <w:t>.</w:t>
      </w:r>
    </w:p>
    <w:p w14:paraId="6CB15430" w14:textId="77777777" w:rsidR="00320B33" w:rsidRPr="00320B33" w:rsidRDefault="00320B33" w:rsidP="00320B33">
      <w:pPr>
        <w:pStyle w:val="EndNoteBibliography"/>
        <w:spacing w:after="0"/>
        <w:ind w:left="720" w:hanging="720"/>
        <w:rPr>
          <w:noProof/>
        </w:rPr>
      </w:pPr>
      <w:r w:rsidRPr="00320B33">
        <w:rPr>
          <w:noProof/>
        </w:rPr>
        <w:t>31.</w:t>
      </w:r>
      <w:r w:rsidRPr="00320B33">
        <w:rPr>
          <w:noProof/>
        </w:rPr>
        <w:tab/>
        <w:t xml:space="preserve">Yao, Y., Li, X., Liao, B., Huang, L., He, P., Wang, F., Yang, J., Sun, H., Zhao, Y. and Yang, J. (2017) Predicting influenza antigenicity from Hemagglutintin sequence data based on a joint random forest method. </w:t>
      </w:r>
      <w:r w:rsidRPr="00320B33">
        <w:rPr>
          <w:i/>
          <w:noProof/>
        </w:rPr>
        <w:t>Scientific reports</w:t>
      </w:r>
      <w:r w:rsidRPr="00320B33">
        <w:rPr>
          <w:noProof/>
        </w:rPr>
        <w:t xml:space="preserve">, </w:t>
      </w:r>
      <w:r w:rsidRPr="00320B33">
        <w:rPr>
          <w:b/>
          <w:noProof/>
        </w:rPr>
        <w:t>7</w:t>
      </w:r>
      <w:r w:rsidRPr="00320B33">
        <w:rPr>
          <w:noProof/>
        </w:rPr>
        <w:t>, 1-10.</w:t>
      </w:r>
    </w:p>
    <w:p w14:paraId="3D5B9F38" w14:textId="77777777" w:rsidR="00320B33" w:rsidRPr="00320B33" w:rsidRDefault="00320B33" w:rsidP="00320B33">
      <w:pPr>
        <w:pStyle w:val="EndNoteBibliography"/>
        <w:spacing w:after="0"/>
        <w:ind w:left="720" w:hanging="720"/>
        <w:rPr>
          <w:noProof/>
        </w:rPr>
      </w:pPr>
      <w:r w:rsidRPr="00320B33">
        <w:rPr>
          <w:noProof/>
        </w:rPr>
        <w:t>32.</w:t>
      </w:r>
      <w:r w:rsidRPr="00320B33">
        <w:rPr>
          <w:noProof/>
        </w:rPr>
        <w:tab/>
        <w:t xml:space="preserve">Pedregosa, F., Varoquaux, G., Gramfort, A., Michel, V., Thirion, B., Grisel, O., Blondel, M., Prettenhofer, P., Weiss, R. and Dubourg, V. (2011) Scikit-learn: Machine learning in Python. </w:t>
      </w:r>
      <w:r w:rsidRPr="00320B33">
        <w:rPr>
          <w:i/>
          <w:noProof/>
        </w:rPr>
        <w:t>Journal of machine learning research</w:t>
      </w:r>
      <w:r w:rsidRPr="00320B33">
        <w:rPr>
          <w:noProof/>
        </w:rPr>
        <w:t xml:space="preserve">, </w:t>
      </w:r>
      <w:r w:rsidRPr="00320B33">
        <w:rPr>
          <w:b/>
          <w:noProof/>
        </w:rPr>
        <w:t>12</w:t>
      </w:r>
      <w:r w:rsidRPr="00320B33">
        <w:rPr>
          <w:noProof/>
        </w:rPr>
        <w:t>, 2825-2830.</w:t>
      </w:r>
    </w:p>
    <w:p w14:paraId="27BCF39E" w14:textId="77777777" w:rsidR="00320B33" w:rsidRPr="00320B33" w:rsidRDefault="00320B33" w:rsidP="00320B33">
      <w:pPr>
        <w:pStyle w:val="EndNoteBibliography"/>
        <w:spacing w:after="0"/>
        <w:ind w:left="720" w:hanging="720"/>
        <w:rPr>
          <w:noProof/>
        </w:rPr>
      </w:pPr>
      <w:r w:rsidRPr="00320B33">
        <w:rPr>
          <w:noProof/>
        </w:rPr>
        <w:t>33.</w:t>
      </w:r>
      <w:r w:rsidRPr="00320B33">
        <w:rPr>
          <w:noProof/>
        </w:rPr>
        <w:tab/>
        <w:t xml:space="preserve">Price, M.N., Dehal, P.S. and Arkin, A.P. (2010) FastTree 2–approximately maximum-likelihood trees for large alignments. </w:t>
      </w:r>
      <w:r w:rsidRPr="00320B33">
        <w:rPr>
          <w:i/>
          <w:noProof/>
        </w:rPr>
        <w:t>PloS one</w:t>
      </w:r>
      <w:r w:rsidRPr="00320B33">
        <w:rPr>
          <w:noProof/>
        </w:rPr>
        <w:t xml:space="preserve">, </w:t>
      </w:r>
      <w:r w:rsidRPr="00320B33">
        <w:rPr>
          <w:b/>
          <w:noProof/>
        </w:rPr>
        <w:t>5</w:t>
      </w:r>
      <w:r w:rsidRPr="00320B33">
        <w:rPr>
          <w:noProof/>
        </w:rPr>
        <w:t>, e9490.</w:t>
      </w:r>
    </w:p>
    <w:p w14:paraId="621B77DC" w14:textId="77777777" w:rsidR="00320B33" w:rsidRPr="00320B33" w:rsidRDefault="00320B33" w:rsidP="00320B33">
      <w:pPr>
        <w:pStyle w:val="EndNoteBibliography"/>
        <w:spacing w:after="0"/>
        <w:ind w:left="720" w:hanging="720"/>
        <w:rPr>
          <w:noProof/>
        </w:rPr>
      </w:pPr>
      <w:r w:rsidRPr="00320B33">
        <w:rPr>
          <w:noProof/>
        </w:rPr>
        <w:t>34.</w:t>
      </w:r>
      <w:r w:rsidRPr="00320B33">
        <w:rPr>
          <w:noProof/>
        </w:rPr>
        <w:tab/>
        <w:t xml:space="preserve">Rambaut, A. (2012) FigTree v1. 4. </w:t>
      </w:r>
      <w:r w:rsidRPr="00320B33">
        <w:rPr>
          <w:i/>
          <w:noProof/>
        </w:rPr>
        <w:t>Molecular evolution, phylogenetics and epidemiology. Edinburgh, UK: University of Edinburgh, Institute of Evolutionary Biology</w:t>
      </w:r>
      <w:r w:rsidRPr="00320B33">
        <w:rPr>
          <w:noProof/>
        </w:rPr>
        <w:t>.</w:t>
      </w:r>
    </w:p>
    <w:p w14:paraId="5F20C7EF" w14:textId="77777777" w:rsidR="00320B33" w:rsidRPr="00320B33" w:rsidRDefault="00320B33" w:rsidP="00320B33">
      <w:pPr>
        <w:pStyle w:val="EndNoteBibliography"/>
        <w:spacing w:after="0"/>
        <w:ind w:left="720" w:hanging="720"/>
        <w:rPr>
          <w:noProof/>
        </w:rPr>
      </w:pPr>
      <w:r w:rsidRPr="00320B33">
        <w:rPr>
          <w:noProof/>
        </w:rPr>
        <w:t>35.</w:t>
      </w:r>
      <w:r w:rsidRPr="00320B33">
        <w:rPr>
          <w:noProof/>
        </w:rPr>
        <w:tab/>
        <w:t xml:space="preserve">Breiman, L. (2001) Random forests. </w:t>
      </w:r>
      <w:r w:rsidRPr="00320B33">
        <w:rPr>
          <w:i/>
          <w:noProof/>
        </w:rPr>
        <w:t>Machine learning</w:t>
      </w:r>
      <w:r w:rsidRPr="00320B33">
        <w:rPr>
          <w:noProof/>
        </w:rPr>
        <w:t xml:space="preserve">, </w:t>
      </w:r>
      <w:r w:rsidRPr="00320B33">
        <w:rPr>
          <w:b/>
          <w:noProof/>
        </w:rPr>
        <w:t>45</w:t>
      </w:r>
      <w:r w:rsidRPr="00320B33">
        <w:rPr>
          <w:noProof/>
        </w:rPr>
        <w:t>, 5-32.</w:t>
      </w:r>
    </w:p>
    <w:p w14:paraId="39E9EDD7" w14:textId="77777777" w:rsidR="00320B33" w:rsidRPr="00320B33" w:rsidRDefault="00320B33" w:rsidP="00320B33">
      <w:pPr>
        <w:pStyle w:val="EndNoteBibliography"/>
        <w:spacing w:after="0"/>
        <w:ind w:left="720" w:hanging="720"/>
        <w:rPr>
          <w:noProof/>
        </w:rPr>
      </w:pPr>
      <w:r w:rsidRPr="00320B33">
        <w:rPr>
          <w:noProof/>
        </w:rPr>
        <w:t>36.</w:t>
      </w:r>
      <w:r w:rsidRPr="00320B33">
        <w:rPr>
          <w:noProof/>
        </w:rPr>
        <w:tab/>
        <w:t xml:space="preserve">Lee, P.S., Ohshima, N., Stanfield, R.L., Yu, W., Iba, Y., Okuno, Y., Kurosawa, Y. and Wilson, I.A. (2014) Receptor mimicry by antibody F045–092 facilitates universal binding to the H3 subtype of influenza virus. </w:t>
      </w:r>
      <w:r w:rsidRPr="00320B33">
        <w:rPr>
          <w:i/>
          <w:noProof/>
        </w:rPr>
        <w:t>Nature communications</w:t>
      </w:r>
      <w:r w:rsidRPr="00320B33">
        <w:rPr>
          <w:noProof/>
        </w:rPr>
        <w:t xml:space="preserve">, </w:t>
      </w:r>
      <w:r w:rsidRPr="00320B33">
        <w:rPr>
          <w:b/>
          <w:noProof/>
        </w:rPr>
        <w:t>5</w:t>
      </w:r>
      <w:r w:rsidRPr="00320B33">
        <w:rPr>
          <w:noProof/>
        </w:rPr>
        <w:t>, 3614.</w:t>
      </w:r>
    </w:p>
    <w:p w14:paraId="3FB67349" w14:textId="77777777" w:rsidR="00320B33" w:rsidRPr="00320B33" w:rsidRDefault="00320B33" w:rsidP="00320B33">
      <w:pPr>
        <w:pStyle w:val="EndNoteBibliography"/>
        <w:spacing w:after="0"/>
        <w:ind w:left="720" w:hanging="720"/>
        <w:rPr>
          <w:noProof/>
        </w:rPr>
      </w:pPr>
      <w:r w:rsidRPr="00320B33">
        <w:rPr>
          <w:noProof/>
        </w:rPr>
        <w:t>37.</w:t>
      </w:r>
      <w:r w:rsidRPr="00320B33">
        <w:rPr>
          <w:noProof/>
        </w:rPr>
        <w:tab/>
        <w:t xml:space="preserve">Group, W.W., Ampofo, W.K., Baylor, N., Cobey, S., Cox, N.J., Daves, S., Edwards, S., Ferguson, N., Grohmann, G. and Hay, A. (2012) Improving influenza vaccine virus selectionReport of a WHO informal consultation held at WHO headquarters, Geneva, Switzerland, 14–16 June 2010. </w:t>
      </w:r>
      <w:r w:rsidRPr="00320B33">
        <w:rPr>
          <w:i/>
          <w:noProof/>
        </w:rPr>
        <w:t>Influenza and other respiratory viruses</w:t>
      </w:r>
      <w:r w:rsidRPr="00320B33">
        <w:rPr>
          <w:noProof/>
        </w:rPr>
        <w:t xml:space="preserve">, </w:t>
      </w:r>
      <w:r w:rsidRPr="00320B33">
        <w:rPr>
          <w:b/>
          <w:noProof/>
        </w:rPr>
        <w:t>6</w:t>
      </w:r>
      <w:r w:rsidRPr="00320B33">
        <w:rPr>
          <w:noProof/>
        </w:rPr>
        <w:t>, 142-152.</w:t>
      </w:r>
    </w:p>
    <w:p w14:paraId="020DB60C" w14:textId="77777777" w:rsidR="00320B33" w:rsidRPr="00320B33" w:rsidRDefault="00320B33" w:rsidP="00320B33">
      <w:pPr>
        <w:pStyle w:val="EndNoteBibliography"/>
        <w:spacing w:after="0"/>
        <w:ind w:left="720" w:hanging="720"/>
        <w:rPr>
          <w:noProof/>
        </w:rPr>
      </w:pPr>
      <w:r w:rsidRPr="00320B33">
        <w:rPr>
          <w:noProof/>
        </w:rPr>
        <w:t>38.</w:t>
      </w:r>
      <w:r w:rsidRPr="00320B33">
        <w:rPr>
          <w:noProof/>
        </w:rPr>
        <w:tab/>
        <w:t xml:space="preserve">mondiale de la Santé, O. and Organization, W.H. (2019) Addendum to the Recommended composition of influenza virus vaccines for use in the 2019–2020 northern hemisphere influenza season–Addendum à la 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166-168.</w:t>
      </w:r>
    </w:p>
    <w:p w14:paraId="5A1ED3BA" w14:textId="77777777" w:rsidR="00320B33" w:rsidRPr="00320B33" w:rsidRDefault="00320B33" w:rsidP="00320B33">
      <w:pPr>
        <w:pStyle w:val="EndNoteBibliography"/>
        <w:spacing w:after="0"/>
        <w:ind w:left="720" w:hanging="720"/>
        <w:rPr>
          <w:noProof/>
        </w:rPr>
      </w:pPr>
      <w:r w:rsidRPr="00320B33">
        <w:rPr>
          <w:noProof/>
        </w:rPr>
        <w:t>39.</w:t>
      </w:r>
      <w:r w:rsidRPr="00320B33">
        <w:rPr>
          <w:noProof/>
        </w:rPr>
        <w:tab/>
        <w:t xml:space="preserve">Anderson, T.K., Campbell, B.A., Nelson, M.I., Lewis, N.S., Janas-Martindale, A., Killian, M.L. and Vincent, A.L. (2015) Characterization of co-circulating swine influenza A viruses in North America and the identification of a novel H1 genetic clade with antigenic significance. </w:t>
      </w:r>
      <w:r w:rsidRPr="00320B33">
        <w:rPr>
          <w:i/>
          <w:noProof/>
        </w:rPr>
        <w:t>Virus Res</w:t>
      </w:r>
      <w:r w:rsidRPr="00320B33">
        <w:rPr>
          <w:noProof/>
        </w:rPr>
        <w:t xml:space="preserve">, </w:t>
      </w:r>
      <w:r w:rsidRPr="00320B33">
        <w:rPr>
          <w:b/>
          <w:noProof/>
        </w:rPr>
        <w:t>201</w:t>
      </w:r>
      <w:r w:rsidRPr="00320B33">
        <w:rPr>
          <w:noProof/>
        </w:rPr>
        <w:t>, 24-31.</w:t>
      </w:r>
    </w:p>
    <w:p w14:paraId="039B9BA2" w14:textId="77777777" w:rsidR="00320B33" w:rsidRPr="00320B33" w:rsidRDefault="00320B33" w:rsidP="00320B33">
      <w:pPr>
        <w:pStyle w:val="EndNoteBibliography"/>
        <w:spacing w:after="0"/>
        <w:ind w:left="720" w:hanging="720"/>
        <w:rPr>
          <w:noProof/>
        </w:rPr>
      </w:pPr>
      <w:r w:rsidRPr="00320B33">
        <w:rPr>
          <w:noProof/>
        </w:rPr>
        <w:t>40.</w:t>
      </w:r>
      <w:r w:rsidRPr="00320B33">
        <w:rPr>
          <w:noProof/>
        </w:rPr>
        <w:tab/>
        <w:t xml:space="preserve">Gao, S., Anderson, T.K., Walia, R.R., Dorman, K.S., Janas-Martindale, A. and Vincent, A.L. (2017) The genomic evolution of H1 influenza A viruses from swine detected in the United States between 2009 and 2016. </w:t>
      </w:r>
      <w:r w:rsidRPr="00320B33">
        <w:rPr>
          <w:i/>
          <w:noProof/>
        </w:rPr>
        <w:t>Journal of General Virology</w:t>
      </w:r>
      <w:r w:rsidRPr="00320B33">
        <w:rPr>
          <w:noProof/>
        </w:rPr>
        <w:t xml:space="preserve">, </w:t>
      </w:r>
      <w:r w:rsidRPr="00320B33">
        <w:rPr>
          <w:b/>
          <w:noProof/>
        </w:rPr>
        <w:t>98</w:t>
      </w:r>
      <w:r w:rsidRPr="00320B33">
        <w:rPr>
          <w:noProof/>
        </w:rPr>
        <w:t>, 2001-2010.</w:t>
      </w:r>
    </w:p>
    <w:p w14:paraId="2F8954AD" w14:textId="77777777" w:rsidR="00320B33" w:rsidRPr="00320B33" w:rsidRDefault="00320B33" w:rsidP="00320B33">
      <w:pPr>
        <w:pStyle w:val="EndNoteBibliography"/>
        <w:spacing w:after="0"/>
        <w:ind w:left="720" w:hanging="720"/>
        <w:rPr>
          <w:noProof/>
        </w:rPr>
      </w:pPr>
      <w:r w:rsidRPr="00320B33">
        <w:rPr>
          <w:noProof/>
        </w:rPr>
        <w:lastRenderedPageBreak/>
        <w:t>41.</w:t>
      </w:r>
      <w:r w:rsidRPr="00320B33">
        <w:rPr>
          <w:noProof/>
        </w:rPr>
        <w:tab/>
        <w:t xml:space="preserve">Torremorell, M., Allerson, M., Corzo, C., Diaz, A. and Gramer, M. (2012) Transmission of influenza A virus in pigs. </w:t>
      </w:r>
      <w:r w:rsidRPr="00320B33">
        <w:rPr>
          <w:i/>
          <w:noProof/>
        </w:rPr>
        <w:t>Transboundary and emerging diseases</w:t>
      </w:r>
      <w:r w:rsidRPr="00320B33">
        <w:rPr>
          <w:noProof/>
        </w:rPr>
        <w:t xml:space="preserve">, </w:t>
      </w:r>
      <w:r w:rsidRPr="00320B33">
        <w:rPr>
          <w:b/>
          <w:noProof/>
        </w:rPr>
        <w:t>59</w:t>
      </w:r>
      <w:r w:rsidRPr="00320B33">
        <w:rPr>
          <w:noProof/>
        </w:rPr>
        <w:t>, 68-84.</w:t>
      </w:r>
    </w:p>
    <w:p w14:paraId="4766303A" w14:textId="77777777" w:rsidR="00320B33" w:rsidRPr="00320B33" w:rsidRDefault="00320B33" w:rsidP="00320B33">
      <w:pPr>
        <w:pStyle w:val="EndNoteBibliography"/>
        <w:spacing w:after="0"/>
        <w:ind w:left="720" w:hanging="720"/>
        <w:rPr>
          <w:noProof/>
        </w:rPr>
      </w:pPr>
      <w:r w:rsidRPr="00320B33">
        <w:rPr>
          <w:noProof/>
        </w:rPr>
        <w:t>42.</w:t>
      </w:r>
      <w:r w:rsidRPr="00320B33">
        <w:rPr>
          <w:noProof/>
        </w:rPr>
        <w:tab/>
        <w:t xml:space="preserve">Harvey, W.T., Benton, D.J., Gregory, V., Hall, J.P., Daniels, R.S., Bedford, T., Haydon, D.T., Hay, A.J., McCauley, J.W. and Reeve, R. (2016) Identification of low-and high-impact hemagglutinin amino acid substitutions that drive antigenic drift of influenza A (H1N1) viruses. </w:t>
      </w:r>
      <w:r w:rsidRPr="00320B33">
        <w:rPr>
          <w:i/>
          <w:noProof/>
        </w:rPr>
        <w:t>PLoS pathogens</w:t>
      </w:r>
      <w:r w:rsidRPr="00320B33">
        <w:rPr>
          <w:noProof/>
        </w:rPr>
        <w:t xml:space="preserve">, </w:t>
      </w:r>
      <w:r w:rsidRPr="00320B33">
        <w:rPr>
          <w:b/>
          <w:noProof/>
        </w:rPr>
        <w:t>12</w:t>
      </w:r>
      <w:r w:rsidRPr="00320B33">
        <w:rPr>
          <w:noProof/>
        </w:rPr>
        <w:t>.</w:t>
      </w:r>
    </w:p>
    <w:p w14:paraId="2BBD51A2" w14:textId="77777777" w:rsidR="00320B33" w:rsidRPr="00320B33" w:rsidRDefault="00320B33" w:rsidP="00320B33">
      <w:pPr>
        <w:pStyle w:val="EndNoteBibliography"/>
        <w:spacing w:after="0"/>
        <w:ind w:left="720" w:hanging="720"/>
        <w:rPr>
          <w:noProof/>
        </w:rPr>
      </w:pPr>
      <w:r w:rsidRPr="00320B33">
        <w:rPr>
          <w:noProof/>
        </w:rPr>
        <w:t>43.</w:t>
      </w:r>
      <w:r w:rsidRPr="00320B33">
        <w:rPr>
          <w:noProof/>
        </w:rPr>
        <w:tab/>
        <w:t xml:space="preserve">Sun, H., Yang, J., Zhang, T., Long, L.-P., Jia, K., Yang, G., Webby, R.J. and Wan, X.-F. (2013) Using sequence data to infer the antigenicity of influenza virus. </w:t>
      </w:r>
      <w:r w:rsidRPr="00320B33">
        <w:rPr>
          <w:i/>
          <w:noProof/>
        </w:rPr>
        <w:t>MBio</w:t>
      </w:r>
      <w:r w:rsidRPr="00320B33">
        <w:rPr>
          <w:noProof/>
        </w:rPr>
        <w:t xml:space="preserve">, </w:t>
      </w:r>
      <w:r w:rsidRPr="00320B33">
        <w:rPr>
          <w:b/>
          <w:noProof/>
        </w:rPr>
        <w:t>4</w:t>
      </w:r>
      <w:r w:rsidRPr="00320B33">
        <w:rPr>
          <w:noProof/>
        </w:rPr>
        <w:t>, e00230-00213.</w:t>
      </w:r>
    </w:p>
    <w:p w14:paraId="757DB8BE" w14:textId="77777777" w:rsidR="00320B33" w:rsidRPr="00320B33" w:rsidRDefault="00320B33" w:rsidP="00320B33">
      <w:pPr>
        <w:pStyle w:val="EndNoteBibliography"/>
        <w:spacing w:after="0"/>
        <w:ind w:left="720" w:hanging="720"/>
        <w:rPr>
          <w:noProof/>
        </w:rPr>
      </w:pPr>
      <w:r w:rsidRPr="00320B33">
        <w:rPr>
          <w:noProof/>
        </w:rPr>
        <w:t>44.</w:t>
      </w:r>
      <w:r w:rsidRPr="00320B33">
        <w:rPr>
          <w:noProof/>
        </w:rPr>
        <w:tab/>
        <w:t xml:space="preserve">Yang, J., Zhang, T. and Wan, X.-F. (2014) Sequence-based antigenic change prediction by a sparse learning method incorporating co-evolutionary information. </w:t>
      </w:r>
      <w:r w:rsidRPr="00320B33">
        <w:rPr>
          <w:i/>
          <w:noProof/>
        </w:rPr>
        <w:t>PloS one</w:t>
      </w:r>
      <w:r w:rsidRPr="00320B33">
        <w:rPr>
          <w:noProof/>
        </w:rPr>
        <w:t xml:space="preserve">, </w:t>
      </w:r>
      <w:r w:rsidRPr="00320B33">
        <w:rPr>
          <w:b/>
          <w:noProof/>
        </w:rPr>
        <w:t>9</w:t>
      </w:r>
      <w:r w:rsidRPr="00320B33">
        <w:rPr>
          <w:noProof/>
        </w:rPr>
        <w:t>.</w:t>
      </w:r>
    </w:p>
    <w:p w14:paraId="759C5581" w14:textId="77777777" w:rsidR="00320B33" w:rsidRPr="00320B33" w:rsidRDefault="00320B33" w:rsidP="00320B33">
      <w:pPr>
        <w:pStyle w:val="EndNoteBibliography"/>
        <w:spacing w:after="0"/>
        <w:ind w:left="720" w:hanging="720"/>
        <w:rPr>
          <w:noProof/>
        </w:rPr>
      </w:pPr>
      <w:r w:rsidRPr="00320B33">
        <w:rPr>
          <w:noProof/>
        </w:rPr>
        <w:t>45.</w:t>
      </w:r>
      <w:r w:rsidRPr="00320B33">
        <w:rPr>
          <w:noProof/>
        </w:rPr>
        <w:tab/>
        <w:t xml:space="preserve">Bell, S.M., Katzelnick, L. and Bedford, T. (2019) Dengue genetic divergence generates within-serotype antigenic variation, but serotypes dominate evolutionary dynamics. </w:t>
      </w:r>
      <w:r w:rsidRPr="00320B33">
        <w:rPr>
          <w:i/>
          <w:noProof/>
        </w:rPr>
        <w:t>Elife</w:t>
      </w:r>
      <w:r w:rsidRPr="00320B33">
        <w:rPr>
          <w:noProof/>
        </w:rPr>
        <w:t xml:space="preserve">, </w:t>
      </w:r>
      <w:r w:rsidRPr="00320B33">
        <w:rPr>
          <w:b/>
          <w:noProof/>
        </w:rPr>
        <w:t>8</w:t>
      </w:r>
      <w:r w:rsidRPr="00320B33">
        <w:rPr>
          <w:noProof/>
        </w:rPr>
        <w:t>.</w:t>
      </w:r>
    </w:p>
    <w:p w14:paraId="6704090E" w14:textId="77777777" w:rsidR="00320B33" w:rsidRPr="00320B33" w:rsidRDefault="00320B33" w:rsidP="00320B33">
      <w:pPr>
        <w:pStyle w:val="EndNoteBibliography"/>
        <w:spacing w:after="0"/>
        <w:ind w:left="720" w:hanging="720"/>
        <w:rPr>
          <w:noProof/>
        </w:rPr>
      </w:pPr>
      <w:r w:rsidRPr="00320B33">
        <w:rPr>
          <w:noProof/>
        </w:rPr>
        <w:t>46.</w:t>
      </w:r>
      <w:r w:rsidRPr="00320B33">
        <w:rPr>
          <w:noProof/>
        </w:rPr>
        <w:tab/>
        <w:t xml:space="preserve">Ito, K., Igarashi, M., Miyazaki, Y., Murakami, T., Iida, S., Kida, H. and Takada, A. (2011) Gnarled-trunk evolutionary model of influenza A virus hemagglutinin. </w:t>
      </w:r>
      <w:r w:rsidRPr="00320B33">
        <w:rPr>
          <w:i/>
          <w:noProof/>
        </w:rPr>
        <w:t>PLoS One</w:t>
      </w:r>
      <w:r w:rsidRPr="00320B33">
        <w:rPr>
          <w:noProof/>
        </w:rPr>
        <w:t xml:space="preserve">, </w:t>
      </w:r>
      <w:r w:rsidRPr="00320B33">
        <w:rPr>
          <w:b/>
          <w:noProof/>
        </w:rPr>
        <w:t>6</w:t>
      </w:r>
      <w:r w:rsidRPr="00320B33">
        <w:rPr>
          <w:noProof/>
        </w:rPr>
        <w:t>, e25953.</w:t>
      </w:r>
    </w:p>
    <w:p w14:paraId="41F42DC6" w14:textId="77777777" w:rsidR="00320B33" w:rsidRPr="00320B33" w:rsidRDefault="00320B33" w:rsidP="00320B33">
      <w:pPr>
        <w:pStyle w:val="EndNoteBibliography"/>
        <w:spacing w:after="0"/>
        <w:ind w:left="720" w:hanging="720"/>
        <w:rPr>
          <w:noProof/>
        </w:rPr>
      </w:pPr>
      <w:r w:rsidRPr="00320B33">
        <w:rPr>
          <w:noProof/>
        </w:rPr>
        <w:t>47.</w:t>
      </w:r>
      <w:r w:rsidRPr="00320B33">
        <w:rPr>
          <w:noProof/>
        </w:rPr>
        <w:tab/>
        <w:t xml:space="preserve">Fitch, W.M., Bush, R.M., Bender, C.A. and Cox, N.J. (1997) Long term trends in the evolution of H (3) HA1 human influenza type A. </w:t>
      </w:r>
      <w:r w:rsidRPr="00320B33">
        <w:rPr>
          <w:i/>
          <w:noProof/>
        </w:rPr>
        <w:t>Proceedings of the National Academy of Sciences</w:t>
      </w:r>
      <w:r w:rsidRPr="00320B33">
        <w:rPr>
          <w:noProof/>
        </w:rPr>
        <w:t xml:space="preserve">, </w:t>
      </w:r>
      <w:r w:rsidRPr="00320B33">
        <w:rPr>
          <w:b/>
          <w:noProof/>
        </w:rPr>
        <w:t>94</w:t>
      </w:r>
      <w:r w:rsidRPr="00320B33">
        <w:rPr>
          <w:noProof/>
        </w:rPr>
        <w:t>, 7712-7718.</w:t>
      </w:r>
    </w:p>
    <w:p w14:paraId="6784FD2E" w14:textId="77777777" w:rsidR="00320B33" w:rsidRPr="00320B33" w:rsidRDefault="00320B33" w:rsidP="00320B33">
      <w:pPr>
        <w:pStyle w:val="EndNoteBibliography"/>
        <w:spacing w:after="0"/>
        <w:ind w:left="720" w:hanging="720"/>
        <w:rPr>
          <w:noProof/>
        </w:rPr>
      </w:pPr>
      <w:r w:rsidRPr="00320B33">
        <w:rPr>
          <w:noProof/>
        </w:rPr>
        <w:t>48.</w:t>
      </w:r>
      <w:r w:rsidRPr="00320B33">
        <w:rPr>
          <w:noProof/>
        </w:rPr>
        <w:tab/>
        <w:t xml:space="preserve">Nelson, M.I. and Holmes, E.C. (2007) The evolution of epidemic influenza. </w:t>
      </w:r>
      <w:r w:rsidRPr="00320B33">
        <w:rPr>
          <w:i/>
          <w:noProof/>
        </w:rPr>
        <w:t>Nature reviews genetics</w:t>
      </w:r>
      <w:r w:rsidRPr="00320B33">
        <w:rPr>
          <w:noProof/>
        </w:rPr>
        <w:t xml:space="preserve">, </w:t>
      </w:r>
      <w:r w:rsidRPr="00320B33">
        <w:rPr>
          <w:b/>
          <w:noProof/>
        </w:rPr>
        <w:t>8</w:t>
      </w:r>
      <w:r w:rsidRPr="00320B33">
        <w:rPr>
          <w:noProof/>
        </w:rPr>
        <w:t>, 196-205.</w:t>
      </w:r>
    </w:p>
    <w:p w14:paraId="0DE7A477" w14:textId="77777777" w:rsidR="00320B33" w:rsidRPr="00320B33" w:rsidRDefault="00320B33" w:rsidP="00320B33">
      <w:pPr>
        <w:pStyle w:val="EndNoteBibliography"/>
        <w:spacing w:after="0"/>
        <w:ind w:left="720" w:hanging="720"/>
        <w:rPr>
          <w:noProof/>
        </w:rPr>
      </w:pPr>
      <w:r w:rsidRPr="00320B33">
        <w:rPr>
          <w:noProof/>
        </w:rPr>
        <w:t>49.</w:t>
      </w:r>
      <w:r w:rsidRPr="00320B33">
        <w:rPr>
          <w:noProof/>
        </w:rPr>
        <w:tab/>
        <w:t xml:space="preserve">Fonville, J.M., Fraaij, P.L., de Mutsert, G., Wilks, S.H., van Beek, R., Fouchier, R.A. and Rimmelzwaan, G.F. (2016) Antigenic maps of influenza A (H3N2) produced with human antisera obtained after primary infection. </w:t>
      </w:r>
      <w:r w:rsidRPr="00320B33">
        <w:rPr>
          <w:i/>
          <w:noProof/>
        </w:rPr>
        <w:t>The Journal of infectious diseases</w:t>
      </w:r>
      <w:r w:rsidRPr="00320B33">
        <w:rPr>
          <w:noProof/>
        </w:rPr>
        <w:t xml:space="preserve">, </w:t>
      </w:r>
      <w:r w:rsidRPr="00320B33">
        <w:rPr>
          <w:b/>
          <w:noProof/>
        </w:rPr>
        <w:t>213</w:t>
      </w:r>
      <w:r w:rsidRPr="00320B33">
        <w:rPr>
          <w:noProof/>
        </w:rPr>
        <w:t>, 31-38.</w:t>
      </w:r>
    </w:p>
    <w:p w14:paraId="5FE9B6C3" w14:textId="77777777" w:rsidR="00320B33" w:rsidRPr="00320B33" w:rsidRDefault="00320B33" w:rsidP="00320B33">
      <w:pPr>
        <w:pStyle w:val="EndNoteBibliography"/>
        <w:spacing w:after="0"/>
        <w:ind w:left="720" w:hanging="720"/>
        <w:rPr>
          <w:noProof/>
        </w:rPr>
      </w:pPr>
      <w:r w:rsidRPr="00320B33">
        <w:rPr>
          <w:noProof/>
        </w:rPr>
        <w:t>50.</w:t>
      </w:r>
      <w:r w:rsidRPr="00320B33">
        <w:rPr>
          <w:noProof/>
        </w:rPr>
        <w:tab/>
        <w:t xml:space="preserve">Wiley, D., Wilson, I. and Skehel, J. (1981) Structural identification of the antibody-binding sites of Hong Kong influenza haemagglutinin and their involvement in antigenic variation. </w:t>
      </w:r>
      <w:r w:rsidRPr="00320B33">
        <w:rPr>
          <w:i/>
          <w:noProof/>
        </w:rPr>
        <w:t>Nature</w:t>
      </w:r>
      <w:r w:rsidRPr="00320B33">
        <w:rPr>
          <w:noProof/>
        </w:rPr>
        <w:t xml:space="preserve">, </w:t>
      </w:r>
      <w:r w:rsidRPr="00320B33">
        <w:rPr>
          <w:b/>
          <w:noProof/>
        </w:rPr>
        <w:t>289</w:t>
      </w:r>
      <w:r w:rsidRPr="00320B33">
        <w:rPr>
          <w:noProof/>
        </w:rPr>
        <w:t>, 373.</w:t>
      </w:r>
    </w:p>
    <w:p w14:paraId="75618846" w14:textId="77777777" w:rsidR="00320B33" w:rsidRPr="00320B33" w:rsidRDefault="00320B33" w:rsidP="00320B33">
      <w:pPr>
        <w:pStyle w:val="EndNoteBibliography"/>
        <w:ind w:left="720" w:hanging="720"/>
        <w:rPr>
          <w:noProof/>
        </w:rPr>
      </w:pPr>
      <w:r w:rsidRPr="00320B33">
        <w:rPr>
          <w:noProof/>
        </w:rPr>
        <w:t>51.</w:t>
      </w:r>
      <w:r w:rsidRPr="00320B33">
        <w:rPr>
          <w:noProof/>
        </w:rPr>
        <w:tab/>
        <w:t xml:space="preserve">Bush, R.M., Bender, C.A., Subbarao, K., Cox, N.J. and Fitch, W.M. (1999) Predicting the evolution of human influenza A. </w:t>
      </w:r>
      <w:r w:rsidRPr="00320B33">
        <w:rPr>
          <w:i/>
          <w:noProof/>
        </w:rPr>
        <w:t>Science</w:t>
      </w:r>
      <w:r w:rsidRPr="00320B33">
        <w:rPr>
          <w:noProof/>
        </w:rPr>
        <w:t xml:space="preserve">, </w:t>
      </w:r>
      <w:r w:rsidRPr="00320B33">
        <w:rPr>
          <w:b/>
          <w:noProof/>
        </w:rPr>
        <w:t>286</w:t>
      </w:r>
      <w:r w:rsidRPr="00320B33">
        <w:rPr>
          <w:noProof/>
        </w:rPr>
        <w:t>, 1921-1925.</w:t>
      </w:r>
    </w:p>
    <w:p w14:paraId="0FFE3D16" w14:textId="5CB70C59" w:rsidR="00C14286" w:rsidRPr="003F49CE" w:rsidRDefault="007B56F1" w:rsidP="003F49CE">
      <w:pPr>
        <w:spacing w:line="480" w:lineRule="auto"/>
        <w:contextualSpacing/>
        <w:rPr>
          <w:rStyle w:val="LineNumber"/>
        </w:rPr>
      </w:pPr>
      <w:r w:rsidRPr="003F49CE">
        <w:rPr>
          <w:rStyle w:val="LineNumber"/>
        </w:rPr>
        <w:fldChar w:fldCharType="end"/>
      </w:r>
    </w:p>
    <w:p w14:paraId="277A26D2" w14:textId="77777777" w:rsidR="009A1ED6" w:rsidRDefault="009A1ED6" w:rsidP="003F49CE">
      <w:pPr>
        <w:spacing w:line="480" w:lineRule="auto"/>
        <w:contextualSpacing/>
        <w:rPr>
          <w:rStyle w:val="LineNumber"/>
        </w:rPr>
      </w:pPr>
    </w:p>
    <w:p w14:paraId="0FD04728" w14:textId="77777777" w:rsidR="00FC7731" w:rsidRDefault="00FC7731">
      <w:pPr>
        <w:widowControl/>
        <w:spacing w:after="160" w:line="259" w:lineRule="auto"/>
        <w:rPr>
          <w:rStyle w:val="LineNumber"/>
          <w:rFonts w:eastAsiaTheme="majorEastAsia" w:cstheme="majorBidi"/>
          <w:b/>
          <w:color w:val="000000" w:themeColor="text1"/>
          <w:szCs w:val="26"/>
        </w:rPr>
      </w:pPr>
      <w:r>
        <w:rPr>
          <w:rStyle w:val="LineNumber"/>
        </w:rPr>
        <w:br w:type="page"/>
      </w:r>
    </w:p>
    <w:p w14:paraId="1430181D" w14:textId="6D9532F1" w:rsidR="007B56F1" w:rsidRPr="003F49CE" w:rsidRDefault="006A6ACB" w:rsidP="006729CF">
      <w:pPr>
        <w:pStyle w:val="Heading2"/>
        <w:rPr>
          <w:rStyle w:val="LineNumber"/>
        </w:rPr>
      </w:pPr>
      <w:r>
        <w:rPr>
          <w:rStyle w:val="LineNumber"/>
        </w:rPr>
        <w:lastRenderedPageBreak/>
        <w:t>TABLES AND FIGURES</w:t>
      </w:r>
    </w:p>
    <w:p w14:paraId="4404CF1D" w14:textId="1921DE09" w:rsidR="002F1B6E" w:rsidRPr="0034176C" w:rsidRDefault="00653309" w:rsidP="00FC7731">
      <w:pPr>
        <w:pStyle w:val="Body"/>
        <w:ind w:firstLine="0"/>
      </w:pPr>
      <w:r w:rsidRPr="003F49CE">
        <w:rPr>
          <w:rStyle w:val="LineNumber"/>
        </w:rPr>
        <w:t>Table 1.</w:t>
      </w:r>
      <w:bookmarkStart w:id="154" w:name="_Toc42867205"/>
      <w:r w:rsidR="002F1B6E" w:rsidRPr="0034176C">
        <w:t xml:space="preserve"> </w:t>
      </w:r>
      <w:r w:rsidR="002F1B6E" w:rsidRPr="003F49CE">
        <w:rPr>
          <w:rStyle w:val="LineNumber"/>
        </w:rPr>
        <w:t xml:space="preserve">Performance indicators for the random forest, </w:t>
      </w:r>
      <w:proofErr w:type="spellStart"/>
      <w:r w:rsidR="002F1B6E" w:rsidRPr="003F49CE">
        <w:rPr>
          <w:rStyle w:val="LineNumber"/>
        </w:rPr>
        <w:t>adaBoost</w:t>
      </w:r>
      <w:proofErr w:type="spellEnd"/>
      <w:r w:rsidR="002F1B6E" w:rsidRPr="003F49CE">
        <w:rPr>
          <w:rStyle w:val="LineNumber"/>
        </w:rPr>
        <w:t xml:space="preserve"> decision tree, multilayer perceptron, and ensemble regression models with tuned </w:t>
      </w:r>
      <w:proofErr w:type="spellStart"/>
      <w:r w:rsidR="002F1B6E" w:rsidRPr="003F49CE">
        <w:rPr>
          <w:rStyle w:val="LineNumber"/>
        </w:rPr>
        <w:t>hyperparameters</w:t>
      </w:r>
      <w:proofErr w:type="spellEnd"/>
      <w:r w:rsidR="002F1B6E" w:rsidRPr="003F49CE">
        <w:rPr>
          <w:rStyle w:val="LineNumber"/>
        </w:rPr>
        <w:t>.</w:t>
      </w:r>
      <w:bookmarkEnd w:id="154"/>
      <w:r w:rsidR="002F1B6E" w:rsidRPr="003F49CE">
        <w:rPr>
          <w:rStyle w:val="LineNumber"/>
        </w:rPr>
        <w:t xml:space="preserve"> Pearson correlation and root mean squared error were determined using an 80</w:t>
      </w:r>
      <w:r w:rsidR="000A54A3">
        <w:rPr>
          <w:rStyle w:val="LineNumber"/>
        </w:rPr>
        <w:t>/</w:t>
      </w:r>
      <w:r w:rsidR="002F1B6E" w:rsidRPr="003F49CE">
        <w:rPr>
          <w:rStyle w:val="LineNumber"/>
        </w:rPr>
        <w:t>20</w:t>
      </w:r>
      <w:r w:rsidR="000A54A3">
        <w:rPr>
          <w:rStyle w:val="LineNumber"/>
        </w:rPr>
        <w:t>%</w:t>
      </w:r>
      <w:r w:rsidR="002F1B6E" w:rsidRPr="003F49CE">
        <w:rPr>
          <w:rStyle w:val="LineNumber"/>
        </w:rPr>
        <w:t xml:space="preserve"> split between training and test antigen data. A 10-fold cross validation based on the root mean squared error was applied.</w:t>
      </w:r>
    </w:p>
    <w:tbl>
      <w:tblPr>
        <w:tblW w:w="9360" w:type="dxa"/>
        <w:tblLayout w:type="fixed"/>
        <w:tblLook w:val="04A0" w:firstRow="1" w:lastRow="0" w:firstColumn="1" w:lastColumn="0" w:noHBand="0" w:noVBand="1"/>
      </w:tblPr>
      <w:tblGrid>
        <w:gridCol w:w="2250"/>
        <w:gridCol w:w="1777"/>
        <w:gridCol w:w="1778"/>
        <w:gridCol w:w="1777"/>
        <w:gridCol w:w="1778"/>
      </w:tblGrid>
      <w:tr w:rsidR="002F1B6E" w:rsidRPr="003F49CE" w14:paraId="3604D0F7" w14:textId="77777777" w:rsidTr="00A412DE">
        <w:trPr>
          <w:trHeight w:val="615"/>
        </w:trPr>
        <w:tc>
          <w:tcPr>
            <w:tcW w:w="2250" w:type="dxa"/>
            <w:tcBorders>
              <w:top w:val="single" w:sz="4" w:space="0" w:color="auto"/>
              <w:left w:val="nil"/>
              <w:bottom w:val="single" w:sz="4" w:space="0" w:color="auto"/>
            </w:tcBorders>
            <w:shd w:val="clear" w:color="auto" w:fill="auto"/>
            <w:noWrap/>
            <w:vAlign w:val="center"/>
            <w:hideMark/>
          </w:tcPr>
          <w:p w14:paraId="078A56FE" w14:textId="77777777" w:rsidR="002F1B6E" w:rsidRPr="003F49CE" w:rsidRDefault="002F1B6E" w:rsidP="0034176C">
            <w:pPr>
              <w:contextualSpacing/>
              <w:rPr>
                <w:rStyle w:val="LineNumber"/>
              </w:rPr>
            </w:pPr>
            <w:r w:rsidRPr="003F49CE">
              <w:rPr>
                <w:rStyle w:val="LineNumber"/>
              </w:rPr>
              <w:t>Performance Indicator</w:t>
            </w:r>
          </w:p>
        </w:tc>
        <w:tc>
          <w:tcPr>
            <w:tcW w:w="1777" w:type="dxa"/>
            <w:tcBorders>
              <w:top w:val="single" w:sz="4" w:space="0" w:color="auto"/>
              <w:bottom w:val="single" w:sz="4" w:space="0" w:color="auto"/>
              <w:right w:val="nil"/>
            </w:tcBorders>
            <w:shd w:val="clear" w:color="auto" w:fill="auto"/>
            <w:vAlign w:val="center"/>
            <w:hideMark/>
          </w:tcPr>
          <w:p w14:paraId="6137FE60" w14:textId="77777777" w:rsidR="002F1B6E" w:rsidRPr="003F49CE" w:rsidRDefault="002F1B6E" w:rsidP="0034176C">
            <w:pPr>
              <w:contextualSpacing/>
              <w:jc w:val="center"/>
              <w:rPr>
                <w:rStyle w:val="LineNumber"/>
              </w:rPr>
            </w:pPr>
            <w:r w:rsidRPr="003F49CE">
              <w:rPr>
                <w:rStyle w:val="LineNumber"/>
              </w:rPr>
              <w:t>Random</w:t>
            </w:r>
          </w:p>
          <w:p w14:paraId="3C269A3E" w14:textId="77777777" w:rsidR="002F1B6E" w:rsidRPr="003F49CE" w:rsidRDefault="002F1B6E" w:rsidP="0034176C">
            <w:pPr>
              <w:contextualSpacing/>
              <w:jc w:val="center"/>
              <w:rPr>
                <w:rStyle w:val="LineNumber"/>
              </w:rPr>
            </w:pPr>
            <w:r w:rsidRPr="003F49CE">
              <w:rPr>
                <w:rStyle w:val="LineNumber"/>
              </w:rPr>
              <w:t>Forest</w:t>
            </w:r>
          </w:p>
        </w:tc>
        <w:tc>
          <w:tcPr>
            <w:tcW w:w="1778" w:type="dxa"/>
            <w:tcBorders>
              <w:top w:val="single" w:sz="4" w:space="0" w:color="auto"/>
              <w:left w:val="nil"/>
              <w:bottom w:val="single" w:sz="4" w:space="0" w:color="auto"/>
              <w:right w:val="nil"/>
            </w:tcBorders>
            <w:shd w:val="clear" w:color="auto" w:fill="auto"/>
            <w:vAlign w:val="center"/>
            <w:hideMark/>
          </w:tcPr>
          <w:p w14:paraId="2FF80F8C" w14:textId="77777777" w:rsidR="002F1B6E" w:rsidRPr="003F49CE" w:rsidRDefault="002F1B6E" w:rsidP="0034176C">
            <w:pPr>
              <w:contextualSpacing/>
              <w:jc w:val="center"/>
              <w:rPr>
                <w:rStyle w:val="LineNumber"/>
              </w:rPr>
            </w:pPr>
            <w:proofErr w:type="spellStart"/>
            <w:r w:rsidRPr="003F49CE">
              <w:rPr>
                <w:rStyle w:val="LineNumber"/>
              </w:rPr>
              <w:t>AdaBoost</w:t>
            </w:r>
            <w:proofErr w:type="spellEnd"/>
            <w:r w:rsidRPr="003F49CE">
              <w:rPr>
                <w:rStyle w:val="LineNumber"/>
              </w:rPr>
              <w:t xml:space="preserve"> Decision Tree</w:t>
            </w:r>
          </w:p>
        </w:tc>
        <w:tc>
          <w:tcPr>
            <w:tcW w:w="1777" w:type="dxa"/>
            <w:tcBorders>
              <w:top w:val="single" w:sz="4" w:space="0" w:color="auto"/>
              <w:left w:val="nil"/>
              <w:bottom w:val="single" w:sz="4" w:space="0" w:color="auto"/>
              <w:right w:val="nil"/>
            </w:tcBorders>
            <w:shd w:val="clear" w:color="auto" w:fill="auto"/>
            <w:vAlign w:val="center"/>
            <w:hideMark/>
          </w:tcPr>
          <w:p w14:paraId="5A792B39" w14:textId="77777777" w:rsidR="002F1B6E" w:rsidRPr="003F49CE" w:rsidRDefault="002F1B6E" w:rsidP="0034176C">
            <w:pPr>
              <w:contextualSpacing/>
              <w:jc w:val="center"/>
              <w:rPr>
                <w:rStyle w:val="LineNumber"/>
              </w:rPr>
            </w:pPr>
            <w:r w:rsidRPr="003F49CE">
              <w:rPr>
                <w:rStyle w:val="LineNumber"/>
              </w:rPr>
              <w:t>Multilayer Perceptron</w:t>
            </w:r>
          </w:p>
        </w:tc>
        <w:tc>
          <w:tcPr>
            <w:tcW w:w="1778" w:type="dxa"/>
            <w:tcBorders>
              <w:top w:val="single" w:sz="4" w:space="0" w:color="auto"/>
              <w:left w:val="nil"/>
              <w:bottom w:val="single" w:sz="4" w:space="0" w:color="auto"/>
              <w:right w:val="nil"/>
            </w:tcBorders>
            <w:shd w:val="clear" w:color="auto" w:fill="auto"/>
            <w:vAlign w:val="center"/>
            <w:hideMark/>
          </w:tcPr>
          <w:p w14:paraId="757C20D7" w14:textId="77777777" w:rsidR="002F1B6E" w:rsidRPr="003F49CE" w:rsidRDefault="002F1B6E" w:rsidP="0034176C">
            <w:pPr>
              <w:contextualSpacing/>
              <w:jc w:val="center"/>
              <w:rPr>
                <w:rStyle w:val="LineNumber"/>
              </w:rPr>
            </w:pPr>
            <w:r w:rsidRPr="003F49CE">
              <w:rPr>
                <w:rStyle w:val="LineNumber"/>
              </w:rPr>
              <w:t>Ensemble</w:t>
            </w:r>
          </w:p>
        </w:tc>
      </w:tr>
      <w:tr w:rsidR="002F1B6E" w:rsidRPr="003F49CE" w14:paraId="618C0BBA" w14:textId="77777777" w:rsidTr="00A412DE">
        <w:trPr>
          <w:trHeight w:val="300"/>
        </w:trPr>
        <w:tc>
          <w:tcPr>
            <w:tcW w:w="2250" w:type="dxa"/>
            <w:tcBorders>
              <w:top w:val="nil"/>
              <w:left w:val="nil"/>
              <w:bottom w:val="nil"/>
            </w:tcBorders>
            <w:shd w:val="clear" w:color="auto" w:fill="auto"/>
            <w:noWrap/>
            <w:vAlign w:val="center"/>
            <w:hideMark/>
          </w:tcPr>
          <w:p w14:paraId="71D16D1E" w14:textId="77777777" w:rsidR="002F1B6E" w:rsidRPr="003F49CE" w:rsidRDefault="002F1B6E" w:rsidP="0034176C">
            <w:pPr>
              <w:contextualSpacing/>
              <w:rPr>
                <w:rStyle w:val="LineNumber"/>
              </w:rPr>
            </w:pPr>
            <w:r w:rsidRPr="003F49CE">
              <w:rPr>
                <w:rStyle w:val="LineNumber"/>
              </w:rPr>
              <w:t>Pearson Correlation</w:t>
            </w:r>
          </w:p>
        </w:tc>
        <w:tc>
          <w:tcPr>
            <w:tcW w:w="1777" w:type="dxa"/>
            <w:tcBorders>
              <w:top w:val="nil"/>
              <w:bottom w:val="nil"/>
              <w:right w:val="nil"/>
            </w:tcBorders>
            <w:shd w:val="clear" w:color="auto" w:fill="auto"/>
            <w:noWrap/>
            <w:vAlign w:val="center"/>
            <w:hideMark/>
          </w:tcPr>
          <w:p w14:paraId="0A540C7E" w14:textId="77777777"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14:paraId="556FE329" w14:textId="2360EEF5" w:rsidR="002F1B6E" w:rsidRPr="003F49CE" w:rsidRDefault="002F1B6E" w:rsidP="0034176C">
            <w:pPr>
              <w:contextualSpacing/>
              <w:jc w:val="center"/>
              <w:rPr>
                <w:rStyle w:val="LineNumber"/>
              </w:rPr>
            </w:pPr>
            <w:r w:rsidRPr="003F49CE">
              <w:rPr>
                <w:rStyle w:val="LineNumber"/>
              </w:rPr>
              <w:t>0.7</w:t>
            </w:r>
            <w:ins w:id="155" w:author="Zeller, Michael A [V MPM]" w:date="2020-08-06T20:15:00Z">
              <w:r w:rsidR="00F30DFC">
                <w:rPr>
                  <w:rStyle w:val="LineNumber"/>
                </w:rPr>
                <w:t>7</w:t>
              </w:r>
            </w:ins>
            <w:del w:id="156" w:author="Zeller, Michael A [V MPM]" w:date="2020-08-06T20:15:00Z">
              <w:r w:rsidRPr="003F49CE" w:rsidDel="00F30DFC">
                <w:rPr>
                  <w:rStyle w:val="LineNumber"/>
                </w:rPr>
                <w:delText>8</w:delText>
              </w:r>
            </w:del>
          </w:p>
        </w:tc>
        <w:tc>
          <w:tcPr>
            <w:tcW w:w="1777" w:type="dxa"/>
            <w:tcBorders>
              <w:top w:val="nil"/>
              <w:left w:val="nil"/>
              <w:bottom w:val="nil"/>
              <w:right w:val="nil"/>
            </w:tcBorders>
            <w:shd w:val="clear" w:color="auto" w:fill="auto"/>
            <w:noWrap/>
            <w:vAlign w:val="center"/>
            <w:hideMark/>
          </w:tcPr>
          <w:p w14:paraId="406A8E3C" w14:textId="77777777"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14:paraId="52DF74AE" w14:textId="77777777" w:rsidR="002F1B6E" w:rsidRPr="003F49CE" w:rsidRDefault="002F1B6E" w:rsidP="0034176C">
            <w:pPr>
              <w:contextualSpacing/>
              <w:jc w:val="center"/>
              <w:rPr>
                <w:rStyle w:val="LineNumber"/>
              </w:rPr>
            </w:pPr>
            <w:r w:rsidRPr="003F49CE">
              <w:rPr>
                <w:rStyle w:val="LineNumber"/>
              </w:rPr>
              <w:t>0.80</w:t>
            </w:r>
          </w:p>
        </w:tc>
      </w:tr>
      <w:tr w:rsidR="002F1B6E" w:rsidRPr="003F49CE" w14:paraId="155AF78D" w14:textId="77777777" w:rsidTr="00A412DE">
        <w:trPr>
          <w:trHeight w:val="300"/>
        </w:trPr>
        <w:tc>
          <w:tcPr>
            <w:tcW w:w="2250" w:type="dxa"/>
            <w:tcBorders>
              <w:top w:val="nil"/>
              <w:left w:val="nil"/>
            </w:tcBorders>
            <w:shd w:val="clear" w:color="auto" w:fill="auto"/>
            <w:noWrap/>
            <w:vAlign w:val="center"/>
            <w:hideMark/>
          </w:tcPr>
          <w:p w14:paraId="54AADA93" w14:textId="77777777" w:rsidR="002F1B6E" w:rsidRPr="003F49CE" w:rsidRDefault="002F1B6E" w:rsidP="0034176C">
            <w:pPr>
              <w:contextualSpacing/>
              <w:rPr>
                <w:rStyle w:val="LineNumber"/>
              </w:rPr>
            </w:pPr>
            <w:r w:rsidRPr="003F49CE">
              <w:rPr>
                <w:rStyle w:val="LineNumber"/>
              </w:rPr>
              <w:t>RMSE</w:t>
            </w:r>
          </w:p>
        </w:tc>
        <w:tc>
          <w:tcPr>
            <w:tcW w:w="1777" w:type="dxa"/>
            <w:tcBorders>
              <w:top w:val="nil"/>
              <w:right w:val="nil"/>
            </w:tcBorders>
            <w:shd w:val="clear" w:color="auto" w:fill="auto"/>
            <w:noWrap/>
            <w:vAlign w:val="center"/>
            <w:hideMark/>
          </w:tcPr>
          <w:p w14:paraId="39902AD8" w14:textId="090EEDC2" w:rsidR="002F1B6E" w:rsidRPr="003F49CE" w:rsidRDefault="002F1B6E" w:rsidP="00F30DFC">
            <w:pPr>
              <w:contextualSpacing/>
              <w:jc w:val="center"/>
              <w:rPr>
                <w:rStyle w:val="LineNumber"/>
              </w:rPr>
            </w:pPr>
            <w:r w:rsidRPr="003F49CE">
              <w:rPr>
                <w:rStyle w:val="LineNumber"/>
              </w:rPr>
              <w:t>1.6</w:t>
            </w:r>
            <w:ins w:id="157" w:author="Zeller, Michael A [V MPM]" w:date="2020-08-06T20:15:00Z">
              <w:r w:rsidR="00F30DFC">
                <w:rPr>
                  <w:rStyle w:val="LineNumber"/>
                </w:rPr>
                <w:t>0</w:t>
              </w:r>
            </w:ins>
            <w:del w:id="158" w:author="Zeller, Michael A [V MPM]" w:date="2020-08-06T20:15:00Z">
              <w:r w:rsidRPr="003F49CE" w:rsidDel="00F30DFC">
                <w:rPr>
                  <w:rStyle w:val="LineNumber"/>
                </w:rPr>
                <w:delText>7</w:delText>
              </w:r>
            </w:del>
          </w:p>
        </w:tc>
        <w:tc>
          <w:tcPr>
            <w:tcW w:w="1778" w:type="dxa"/>
            <w:tcBorders>
              <w:top w:val="nil"/>
              <w:left w:val="nil"/>
              <w:right w:val="nil"/>
            </w:tcBorders>
            <w:shd w:val="clear" w:color="auto" w:fill="auto"/>
            <w:noWrap/>
            <w:vAlign w:val="center"/>
            <w:hideMark/>
          </w:tcPr>
          <w:p w14:paraId="6AC87A75" w14:textId="2776AD8C" w:rsidR="002F1B6E" w:rsidRPr="003F49CE" w:rsidRDefault="002F1B6E" w:rsidP="00F30DFC">
            <w:pPr>
              <w:contextualSpacing/>
              <w:jc w:val="center"/>
              <w:rPr>
                <w:rStyle w:val="LineNumber"/>
              </w:rPr>
            </w:pPr>
            <w:r w:rsidRPr="003F49CE">
              <w:rPr>
                <w:rStyle w:val="LineNumber"/>
              </w:rPr>
              <w:t>1.2</w:t>
            </w:r>
            <w:del w:id="159" w:author="Zeller, Michael A [V MPM]" w:date="2020-08-06T20:15:00Z">
              <w:r w:rsidRPr="003F49CE" w:rsidDel="00F30DFC">
                <w:rPr>
                  <w:rStyle w:val="LineNumber"/>
                </w:rPr>
                <w:delText>9</w:delText>
              </w:r>
            </w:del>
            <w:ins w:id="160" w:author="Zeller, Michael A [V MPM]" w:date="2020-08-06T20:15:00Z">
              <w:r w:rsidR="00F30DFC">
                <w:rPr>
                  <w:rStyle w:val="LineNumber"/>
                </w:rPr>
                <w:t>8</w:t>
              </w:r>
            </w:ins>
          </w:p>
        </w:tc>
        <w:tc>
          <w:tcPr>
            <w:tcW w:w="1777" w:type="dxa"/>
            <w:tcBorders>
              <w:top w:val="nil"/>
              <w:left w:val="nil"/>
              <w:right w:val="nil"/>
            </w:tcBorders>
            <w:shd w:val="clear" w:color="auto" w:fill="auto"/>
            <w:noWrap/>
            <w:vAlign w:val="center"/>
            <w:hideMark/>
          </w:tcPr>
          <w:p w14:paraId="280EBA1D" w14:textId="59819CAE" w:rsidR="002F1B6E" w:rsidRPr="003F49CE" w:rsidRDefault="002F1B6E" w:rsidP="00F30DFC">
            <w:pPr>
              <w:contextualSpacing/>
              <w:jc w:val="center"/>
              <w:rPr>
                <w:rStyle w:val="LineNumber"/>
              </w:rPr>
            </w:pPr>
            <w:r w:rsidRPr="003F49CE">
              <w:rPr>
                <w:rStyle w:val="LineNumber"/>
              </w:rPr>
              <w:t>1.3</w:t>
            </w:r>
            <w:del w:id="161" w:author="Zeller, Michael A [V MPM]" w:date="2020-08-06T20:15:00Z">
              <w:r w:rsidRPr="003F49CE" w:rsidDel="00F30DFC">
                <w:rPr>
                  <w:rStyle w:val="LineNumber"/>
                </w:rPr>
                <w:delText>3</w:delText>
              </w:r>
            </w:del>
            <w:ins w:id="162" w:author="Zeller, Michael A [V MPM]" w:date="2020-08-06T20:15:00Z">
              <w:r w:rsidR="00F30DFC">
                <w:rPr>
                  <w:rStyle w:val="LineNumber"/>
                </w:rPr>
                <w:t>2</w:t>
              </w:r>
            </w:ins>
          </w:p>
        </w:tc>
        <w:tc>
          <w:tcPr>
            <w:tcW w:w="1778" w:type="dxa"/>
            <w:tcBorders>
              <w:top w:val="nil"/>
              <w:left w:val="nil"/>
              <w:right w:val="nil"/>
            </w:tcBorders>
            <w:shd w:val="clear" w:color="auto" w:fill="auto"/>
            <w:noWrap/>
            <w:vAlign w:val="center"/>
            <w:hideMark/>
          </w:tcPr>
          <w:p w14:paraId="5806BBAE" w14:textId="21DF8640" w:rsidR="002F1B6E" w:rsidRPr="003F49CE" w:rsidRDefault="002F1B6E" w:rsidP="0034176C">
            <w:pPr>
              <w:contextualSpacing/>
              <w:jc w:val="center"/>
              <w:rPr>
                <w:rStyle w:val="LineNumber"/>
              </w:rPr>
            </w:pPr>
            <w:r w:rsidRPr="003F49CE">
              <w:rPr>
                <w:rStyle w:val="LineNumber"/>
              </w:rPr>
              <w:t>1.2</w:t>
            </w:r>
            <w:ins w:id="163" w:author="Zeller, Michael A [V MPM]" w:date="2020-08-06T20:15:00Z">
              <w:r w:rsidR="00F30DFC">
                <w:rPr>
                  <w:rStyle w:val="LineNumber"/>
                </w:rPr>
                <w:t>1</w:t>
              </w:r>
            </w:ins>
            <w:del w:id="164" w:author="Zeller, Michael A [V MPM]" w:date="2020-08-06T20:15:00Z">
              <w:r w:rsidRPr="003F49CE" w:rsidDel="00F30DFC">
                <w:rPr>
                  <w:rStyle w:val="LineNumber"/>
                </w:rPr>
                <w:delText>2</w:delText>
              </w:r>
            </w:del>
          </w:p>
        </w:tc>
      </w:tr>
      <w:tr w:rsidR="002F1B6E" w:rsidRPr="003F49CE" w14:paraId="36034DF1" w14:textId="77777777" w:rsidTr="00A412DE">
        <w:trPr>
          <w:trHeight w:val="300"/>
        </w:trPr>
        <w:tc>
          <w:tcPr>
            <w:tcW w:w="2250" w:type="dxa"/>
            <w:tcBorders>
              <w:top w:val="nil"/>
              <w:left w:val="nil"/>
              <w:bottom w:val="single" w:sz="4" w:space="0" w:color="auto"/>
            </w:tcBorders>
            <w:shd w:val="clear" w:color="auto" w:fill="auto"/>
            <w:noWrap/>
            <w:vAlign w:val="center"/>
            <w:hideMark/>
          </w:tcPr>
          <w:p w14:paraId="5DD7A0EE" w14:textId="77777777" w:rsidR="002F1B6E" w:rsidRPr="003F49CE" w:rsidRDefault="002F1B6E" w:rsidP="0034176C">
            <w:pPr>
              <w:contextualSpacing/>
              <w:rPr>
                <w:rStyle w:val="LineNumber"/>
              </w:rPr>
            </w:pPr>
            <w:r w:rsidRPr="003F49CE">
              <w:rPr>
                <w:rStyle w:val="LineNumber"/>
              </w:rPr>
              <w:t>10-Fold CV (RMSE)</w:t>
            </w:r>
          </w:p>
        </w:tc>
        <w:tc>
          <w:tcPr>
            <w:tcW w:w="1777" w:type="dxa"/>
            <w:tcBorders>
              <w:top w:val="nil"/>
              <w:bottom w:val="single" w:sz="4" w:space="0" w:color="auto"/>
              <w:right w:val="nil"/>
            </w:tcBorders>
            <w:shd w:val="clear" w:color="auto" w:fill="auto"/>
            <w:noWrap/>
            <w:vAlign w:val="center"/>
            <w:hideMark/>
          </w:tcPr>
          <w:p w14:paraId="3445B9F5" w14:textId="47095D7C" w:rsidR="002F1B6E" w:rsidRPr="003F49CE" w:rsidRDefault="002F1B6E" w:rsidP="0034176C">
            <w:pPr>
              <w:contextualSpacing/>
              <w:jc w:val="center"/>
              <w:rPr>
                <w:rStyle w:val="LineNumber"/>
              </w:rPr>
            </w:pPr>
            <w:r w:rsidRPr="003F49CE">
              <w:rPr>
                <w:rStyle w:val="LineNumber"/>
              </w:rPr>
              <w:t>1.5</w:t>
            </w:r>
            <w:ins w:id="165" w:author="Zeller, Michael A [V MPM]" w:date="2020-08-06T20:30:00Z">
              <w:r w:rsidR="001E6CB3">
                <w:rPr>
                  <w:rStyle w:val="LineNumber"/>
                </w:rPr>
                <w:t>6</w:t>
              </w:r>
            </w:ins>
            <w:del w:id="166" w:author="Zeller, Michael A [V MPM]" w:date="2020-08-06T20:30:00Z">
              <w:r w:rsidRPr="003F49CE" w:rsidDel="001E6CB3">
                <w:rPr>
                  <w:rStyle w:val="LineNumber"/>
                </w:rPr>
                <w:delText>8</w:delText>
              </w:r>
            </w:del>
            <w:r w:rsidRPr="003F49CE">
              <w:rPr>
                <w:rStyle w:val="LineNumber"/>
              </w:rPr>
              <w:t xml:space="preserve"> (±0.2</w:t>
            </w:r>
            <w:ins w:id="167" w:author="Zeller, Michael A [V MPM]" w:date="2020-08-06T20:30:00Z">
              <w:r w:rsidR="001E6CB3">
                <w:rPr>
                  <w:rStyle w:val="LineNumber"/>
                </w:rPr>
                <w:t>9</w:t>
              </w:r>
            </w:ins>
            <w:del w:id="168" w:author="Zeller, Michael A [V MPM]" w:date="2020-08-06T20:30:00Z">
              <w:r w:rsidRPr="003F49CE" w:rsidDel="001E6CB3">
                <w:rPr>
                  <w:rStyle w:val="LineNumber"/>
                </w:rPr>
                <w:delText>4</w:delText>
              </w:r>
            </w:del>
            <w:r w:rsidRPr="003F49CE">
              <w:rPr>
                <w:rStyle w:val="LineNumber"/>
              </w:rPr>
              <w:t>)</w:t>
            </w:r>
          </w:p>
        </w:tc>
        <w:tc>
          <w:tcPr>
            <w:tcW w:w="1778" w:type="dxa"/>
            <w:tcBorders>
              <w:top w:val="nil"/>
              <w:left w:val="nil"/>
              <w:bottom w:val="single" w:sz="4" w:space="0" w:color="auto"/>
              <w:right w:val="nil"/>
            </w:tcBorders>
            <w:shd w:val="clear" w:color="auto" w:fill="auto"/>
            <w:noWrap/>
            <w:vAlign w:val="center"/>
            <w:hideMark/>
          </w:tcPr>
          <w:p w14:paraId="71FBAA44" w14:textId="1605E5D0" w:rsidR="002F1B6E" w:rsidRPr="003F49CE" w:rsidRDefault="002F1B6E" w:rsidP="0034176C">
            <w:pPr>
              <w:contextualSpacing/>
              <w:jc w:val="center"/>
              <w:rPr>
                <w:rStyle w:val="LineNumber"/>
              </w:rPr>
            </w:pPr>
            <w:r w:rsidRPr="003F49CE">
              <w:rPr>
                <w:rStyle w:val="LineNumber"/>
              </w:rPr>
              <w:t>1.</w:t>
            </w:r>
            <w:ins w:id="169" w:author="Zeller, Michael A [V MPM]" w:date="2020-08-06T20:30:00Z">
              <w:r w:rsidR="001E6CB3">
                <w:rPr>
                  <w:rStyle w:val="LineNumber"/>
                </w:rPr>
                <w:t>59</w:t>
              </w:r>
            </w:ins>
            <w:del w:id="170" w:author="Zeller, Michael A [V MPM]" w:date="2020-08-06T20:30:00Z">
              <w:r w:rsidRPr="003F49CE" w:rsidDel="001E6CB3">
                <w:rPr>
                  <w:rStyle w:val="LineNumber"/>
                </w:rPr>
                <w:delText>65</w:delText>
              </w:r>
            </w:del>
            <w:r w:rsidRPr="003F49CE">
              <w:rPr>
                <w:rStyle w:val="LineNumber"/>
              </w:rPr>
              <w:t xml:space="preserve"> (±0.</w:t>
            </w:r>
            <w:ins w:id="171" w:author="Zeller, Michael A [V MPM]" w:date="2020-08-06T20:30:00Z">
              <w:r w:rsidR="001E6CB3">
                <w:rPr>
                  <w:rStyle w:val="LineNumber"/>
                </w:rPr>
                <w:t>33</w:t>
              </w:r>
            </w:ins>
            <w:del w:id="172" w:author="Zeller, Michael A [V MPM]" w:date="2020-08-06T20:30:00Z">
              <w:r w:rsidRPr="003F49CE" w:rsidDel="001E6CB3">
                <w:rPr>
                  <w:rStyle w:val="LineNumber"/>
                </w:rPr>
                <w:delText>29</w:delText>
              </w:r>
            </w:del>
            <w:r w:rsidRPr="003F49CE">
              <w:rPr>
                <w:rStyle w:val="LineNumber"/>
              </w:rPr>
              <w:t>)</w:t>
            </w:r>
          </w:p>
        </w:tc>
        <w:tc>
          <w:tcPr>
            <w:tcW w:w="1777" w:type="dxa"/>
            <w:tcBorders>
              <w:top w:val="nil"/>
              <w:left w:val="nil"/>
              <w:bottom w:val="single" w:sz="4" w:space="0" w:color="auto"/>
              <w:right w:val="nil"/>
            </w:tcBorders>
            <w:shd w:val="clear" w:color="auto" w:fill="auto"/>
            <w:noWrap/>
            <w:vAlign w:val="center"/>
            <w:hideMark/>
          </w:tcPr>
          <w:p w14:paraId="5EBFF0BB" w14:textId="149B6A14" w:rsidR="002F1B6E" w:rsidRPr="003F49CE" w:rsidRDefault="002F1B6E" w:rsidP="00273A39">
            <w:pPr>
              <w:contextualSpacing/>
              <w:jc w:val="center"/>
              <w:rPr>
                <w:rStyle w:val="LineNumber"/>
              </w:rPr>
            </w:pPr>
            <w:r w:rsidRPr="003F49CE">
              <w:rPr>
                <w:rStyle w:val="LineNumber"/>
              </w:rPr>
              <w:t>1.7</w:t>
            </w:r>
            <w:del w:id="173" w:author="Zeller, Michael A [V MPM]" w:date="2020-08-06T20:34:00Z">
              <w:r w:rsidRPr="003F49CE" w:rsidDel="00774159">
                <w:rPr>
                  <w:rStyle w:val="LineNumber"/>
                </w:rPr>
                <w:delText>8</w:delText>
              </w:r>
            </w:del>
            <w:ins w:id="174" w:author="Zeller, Michael A [V MPM]" w:date="2020-08-06T20:34:00Z">
              <w:r w:rsidR="00774159">
                <w:rPr>
                  <w:rStyle w:val="LineNumber"/>
                </w:rPr>
                <w:t>6</w:t>
              </w:r>
            </w:ins>
            <w:r w:rsidRPr="003F49CE">
              <w:rPr>
                <w:rStyle w:val="LineNumber"/>
              </w:rPr>
              <w:t xml:space="preserve"> (±0.3</w:t>
            </w:r>
            <w:del w:id="175" w:author="Zeller, Michael A [V MPM]" w:date="2020-08-06T20:34:00Z">
              <w:r w:rsidRPr="003F49CE" w:rsidDel="00774159">
                <w:rPr>
                  <w:rStyle w:val="LineNumber"/>
                </w:rPr>
                <w:delText>3</w:delText>
              </w:r>
            </w:del>
            <w:ins w:id="176" w:author="Zeller, Michael A [V MPM]" w:date="2020-08-06T20:34:00Z">
              <w:r w:rsidR="00774159">
                <w:rPr>
                  <w:rStyle w:val="LineNumber"/>
                </w:rPr>
                <w:t>9</w:t>
              </w:r>
            </w:ins>
            <w:r w:rsidRPr="003F49CE">
              <w:rPr>
                <w:rStyle w:val="LineNumber"/>
              </w:rPr>
              <w:t>)</w:t>
            </w:r>
          </w:p>
        </w:tc>
        <w:tc>
          <w:tcPr>
            <w:tcW w:w="1778" w:type="dxa"/>
            <w:tcBorders>
              <w:top w:val="nil"/>
              <w:left w:val="nil"/>
              <w:bottom w:val="single" w:sz="4" w:space="0" w:color="auto"/>
              <w:right w:val="nil"/>
            </w:tcBorders>
            <w:shd w:val="clear" w:color="auto" w:fill="auto"/>
            <w:noWrap/>
            <w:vAlign w:val="center"/>
            <w:hideMark/>
          </w:tcPr>
          <w:p w14:paraId="048323DB" w14:textId="69ACD138" w:rsidR="002F1B6E" w:rsidRPr="003F49CE" w:rsidRDefault="002F1B6E" w:rsidP="00DE6AC5">
            <w:pPr>
              <w:contextualSpacing/>
              <w:jc w:val="center"/>
              <w:rPr>
                <w:rStyle w:val="LineNumber"/>
              </w:rPr>
              <w:pPrChange w:id="177" w:author="Zeller, Michael A [V MPM]" w:date="2020-08-06T20:40:00Z">
                <w:pPr>
                  <w:contextualSpacing/>
                  <w:jc w:val="center"/>
                </w:pPr>
              </w:pPrChange>
            </w:pPr>
            <w:r w:rsidRPr="003F49CE">
              <w:rPr>
                <w:rStyle w:val="LineNumber"/>
              </w:rPr>
              <w:t>1.</w:t>
            </w:r>
            <w:del w:id="178" w:author="Zeller, Michael A [V MPM]" w:date="2020-08-06T20:40:00Z">
              <w:r w:rsidRPr="003F49CE" w:rsidDel="00DE6AC5">
                <w:rPr>
                  <w:rStyle w:val="LineNumber"/>
                </w:rPr>
                <w:delText>61</w:delText>
              </w:r>
            </w:del>
            <w:ins w:id="179" w:author="Zeller, Michael A [V MPM]" w:date="2020-08-06T20:40:00Z">
              <w:r w:rsidR="00DE6AC5">
                <w:rPr>
                  <w:rStyle w:val="LineNumber"/>
                </w:rPr>
                <w:t>58</w:t>
              </w:r>
            </w:ins>
            <w:r w:rsidRPr="003F49CE">
              <w:rPr>
                <w:rStyle w:val="LineNumber"/>
              </w:rPr>
              <w:t xml:space="preserve"> (±0.2</w:t>
            </w:r>
            <w:ins w:id="180" w:author="Zeller, Michael A [V MPM]" w:date="2020-08-06T20:40:00Z">
              <w:r w:rsidR="00DE6AC5">
                <w:rPr>
                  <w:rStyle w:val="LineNumber"/>
                </w:rPr>
                <w:t>7</w:t>
              </w:r>
            </w:ins>
            <w:del w:id="181" w:author="Zeller, Michael A [V MPM]" w:date="2020-08-06T20:40:00Z">
              <w:r w:rsidRPr="003F49CE" w:rsidDel="00DE6AC5">
                <w:rPr>
                  <w:rStyle w:val="LineNumber"/>
                </w:rPr>
                <w:delText>5</w:delText>
              </w:r>
            </w:del>
            <w:r w:rsidRPr="003F49CE">
              <w:rPr>
                <w:rStyle w:val="LineNumber"/>
              </w:rPr>
              <w:t>)</w:t>
            </w:r>
          </w:p>
        </w:tc>
      </w:tr>
    </w:tbl>
    <w:p w14:paraId="013C5AFF" w14:textId="77777777" w:rsidR="004E5A2A" w:rsidRDefault="00653309" w:rsidP="003F49CE">
      <w:pPr>
        <w:spacing w:line="480" w:lineRule="auto"/>
        <w:contextualSpacing/>
        <w:rPr>
          <w:rStyle w:val="LineNumber"/>
        </w:rPr>
      </w:pPr>
      <w:r w:rsidRPr="003F49CE">
        <w:rPr>
          <w:rStyle w:val="LineNumber"/>
        </w:rPr>
        <w:t xml:space="preserve"> </w:t>
      </w:r>
    </w:p>
    <w:p w14:paraId="7A851E8C" w14:textId="60FDBCAE" w:rsidR="00653309" w:rsidRPr="003F49CE" w:rsidRDefault="00653309" w:rsidP="003F49CE">
      <w:pPr>
        <w:spacing w:line="480" w:lineRule="auto"/>
        <w:contextualSpacing/>
        <w:rPr>
          <w:rStyle w:val="LineNumber"/>
        </w:rPr>
      </w:pPr>
      <w:r w:rsidRPr="003F49CE">
        <w:rPr>
          <w:rStyle w:val="LineNumber"/>
        </w:rPr>
        <w:br w:type="page"/>
      </w:r>
    </w:p>
    <w:p w14:paraId="66CE503C" w14:textId="6BD37CF8" w:rsidR="002F1B6E" w:rsidRPr="0034176C" w:rsidRDefault="00B23B88" w:rsidP="00FC7731">
      <w:pPr>
        <w:pStyle w:val="Body"/>
        <w:ind w:firstLine="0"/>
      </w:pPr>
      <w:r w:rsidRPr="003F49CE">
        <w:rPr>
          <w:rStyle w:val="LineNumber"/>
        </w:rPr>
        <w:lastRenderedPageBreak/>
        <w:t>Table 2.</w:t>
      </w:r>
      <w:bookmarkStart w:id="182" w:name="_Toc42867206"/>
      <w:r w:rsidR="002F1B6E" w:rsidRPr="0034176C">
        <w:t xml:space="preserve"> </w:t>
      </w:r>
      <w:r w:rsidR="002F1B6E" w:rsidRPr="003F49CE">
        <w:rPr>
          <w:rStyle w:val="LineNumber"/>
        </w:rPr>
        <w:t>Amino acid mutations detected between test antigen and reference strains used for the model validation.</w:t>
      </w:r>
      <w:bookmarkEnd w:id="182"/>
    </w:p>
    <w:tbl>
      <w:tblPr>
        <w:tblW w:w="9275" w:type="dxa"/>
        <w:tblInd w:w="-5" w:type="dxa"/>
        <w:tblLook w:val="04A0" w:firstRow="1" w:lastRow="0" w:firstColumn="1" w:lastColumn="0" w:noHBand="0" w:noVBand="1"/>
      </w:tblPr>
      <w:tblGrid>
        <w:gridCol w:w="3335"/>
        <w:gridCol w:w="3240"/>
        <w:gridCol w:w="2700"/>
      </w:tblGrid>
      <w:tr w:rsidR="00A412DE" w:rsidRPr="008C32DC" w14:paraId="50DD51C4"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noWrap/>
            <w:vAlign w:val="center"/>
          </w:tcPr>
          <w:p w14:paraId="13E9023D" w14:textId="77777777" w:rsidR="002F1B6E" w:rsidRPr="0034176C" w:rsidRDefault="002F1B6E" w:rsidP="0034176C">
            <w:pPr>
              <w:spacing w:line="360" w:lineRule="auto"/>
              <w:contextualSpacing/>
              <w:rPr>
                <w:rStyle w:val="LineNumber"/>
                <w:sz w:val="18"/>
              </w:rPr>
            </w:pPr>
            <w:r w:rsidRPr="0034176C">
              <w:rPr>
                <w:rStyle w:val="LineNumber"/>
                <w:sz w:val="18"/>
              </w:rPr>
              <w:t>Test Antigen</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6D079BF9" w14:textId="77777777" w:rsidR="002F1B6E" w:rsidRPr="0034176C" w:rsidRDefault="002F1B6E" w:rsidP="0034176C">
            <w:pPr>
              <w:spacing w:line="360" w:lineRule="auto"/>
              <w:contextualSpacing/>
              <w:rPr>
                <w:rStyle w:val="LineNumber"/>
                <w:sz w:val="18"/>
              </w:rPr>
            </w:pPr>
            <w:r w:rsidRPr="0034176C">
              <w:rPr>
                <w:rStyle w:val="LineNumber"/>
                <w:sz w:val="18"/>
              </w:rPr>
              <w:t>Reference Strain</w:t>
            </w:r>
          </w:p>
        </w:tc>
        <w:tc>
          <w:tcPr>
            <w:tcW w:w="2700" w:type="dxa"/>
            <w:tcBorders>
              <w:top w:val="single" w:sz="4" w:space="0" w:color="auto"/>
              <w:left w:val="nil"/>
              <w:bottom w:val="single" w:sz="4" w:space="0" w:color="auto"/>
            </w:tcBorders>
            <w:shd w:val="clear" w:color="auto" w:fill="auto"/>
            <w:noWrap/>
            <w:vAlign w:val="center"/>
            <w:hideMark/>
          </w:tcPr>
          <w:p w14:paraId="57F79A0A" w14:textId="77777777" w:rsidR="002F1B6E" w:rsidRPr="0034176C" w:rsidRDefault="002F1B6E" w:rsidP="0034176C">
            <w:pPr>
              <w:spacing w:line="360" w:lineRule="auto"/>
              <w:contextualSpacing/>
              <w:rPr>
                <w:rStyle w:val="LineNumber"/>
                <w:sz w:val="18"/>
              </w:rPr>
            </w:pPr>
            <w:r w:rsidRPr="0034176C">
              <w:rPr>
                <w:rStyle w:val="LineNumber"/>
                <w:sz w:val="18"/>
              </w:rPr>
              <w:t>Amino Acid Changes</w:t>
            </w:r>
          </w:p>
        </w:tc>
      </w:tr>
      <w:tr w:rsidR="00A412DE" w:rsidRPr="008C32DC" w14:paraId="5EC3467A"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vAlign w:val="center"/>
          </w:tcPr>
          <w:p w14:paraId="5596A7C4" w14:textId="77777777" w:rsidR="002F1B6E" w:rsidRPr="0034176C" w:rsidRDefault="002F1B6E" w:rsidP="0034176C">
            <w:pPr>
              <w:spacing w:line="360" w:lineRule="auto"/>
              <w:contextualSpacing/>
              <w:rPr>
                <w:rStyle w:val="LineNumber"/>
                <w:sz w:val="18"/>
              </w:rPr>
            </w:pPr>
            <w:r w:rsidRPr="0034176C">
              <w:rPr>
                <w:rStyle w:val="LineNumber"/>
                <w:sz w:val="18"/>
              </w:rPr>
              <w:t>A/swine/Nebraska/A01672826/2017</w:t>
            </w:r>
          </w:p>
        </w:tc>
        <w:tc>
          <w:tcPr>
            <w:tcW w:w="3240" w:type="dxa"/>
            <w:tcBorders>
              <w:top w:val="single" w:sz="4" w:space="0" w:color="auto"/>
              <w:left w:val="nil"/>
              <w:bottom w:val="single" w:sz="4" w:space="0" w:color="auto"/>
              <w:right w:val="single" w:sz="4" w:space="0" w:color="auto"/>
            </w:tcBorders>
            <w:shd w:val="clear" w:color="auto" w:fill="auto"/>
            <w:noWrap/>
            <w:vAlign w:val="center"/>
          </w:tcPr>
          <w:p w14:paraId="0FAEE2B2" w14:textId="77777777" w:rsidR="002F1B6E" w:rsidRPr="0034176C" w:rsidRDefault="002F1B6E" w:rsidP="0034176C">
            <w:pPr>
              <w:spacing w:line="360" w:lineRule="auto"/>
              <w:contextualSpacing/>
              <w:rPr>
                <w:rStyle w:val="LineNumber"/>
                <w:sz w:val="18"/>
              </w:rPr>
            </w:pPr>
            <w:r w:rsidRPr="0034176C">
              <w:rPr>
                <w:rStyle w:val="LineNumber"/>
                <w:sz w:val="18"/>
              </w:rPr>
              <w:t>A/swine/Indiana/A00968373/2012</w:t>
            </w:r>
          </w:p>
        </w:tc>
        <w:tc>
          <w:tcPr>
            <w:tcW w:w="2700" w:type="dxa"/>
            <w:tcBorders>
              <w:top w:val="single" w:sz="4" w:space="0" w:color="auto"/>
              <w:left w:val="nil"/>
              <w:bottom w:val="single" w:sz="4" w:space="0" w:color="auto"/>
            </w:tcBorders>
            <w:shd w:val="clear" w:color="auto" w:fill="auto"/>
            <w:vAlign w:val="center"/>
            <w:hideMark/>
          </w:tcPr>
          <w:p w14:paraId="433B8DFF" w14:textId="77777777" w:rsidR="002F1B6E" w:rsidRPr="0034176C" w:rsidRDefault="002F1B6E" w:rsidP="0034176C">
            <w:pPr>
              <w:spacing w:line="360" w:lineRule="auto"/>
              <w:contextualSpacing/>
              <w:rPr>
                <w:rStyle w:val="LineNumber"/>
                <w:sz w:val="18"/>
              </w:rPr>
            </w:pPr>
            <w:r w:rsidRPr="0034176C">
              <w:rPr>
                <w:rStyle w:val="LineNumber"/>
                <w:sz w:val="18"/>
              </w:rPr>
              <w:t>M10T, R208I</w:t>
            </w:r>
          </w:p>
        </w:tc>
      </w:tr>
      <w:tr w:rsidR="00A412DE" w:rsidRPr="008C32DC" w14:paraId="6371BA8A" w14:textId="77777777" w:rsidTr="00A412DE">
        <w:trPr>
          <w:trHeight w:val="300"/>
        </w:trPr>
        <w:tc>
          <w:tcPr>
            <w:tcW w:w="3335" w:type="dxa"/>
            <w:tcBorders>
              <w:top w:val="single" w:sz="4" w:space="0" w:color="auto"/>
              <w:bottom w:val="single" w:sz="4" w:space="0" w:color="auto"/>
              <w:right w:val="single" w:sz="4" w:space="0" w:color="auto"/>
            </w:tcBorders>
            <w:shd w:val="clear" w:color="auto" w:fill="auto"/>
            <w:vAlign w:val="center"/>
          </w:tcPr>
          <w:p w14:paraId="0473A42B" w14:textId="77777777" w:rsidR="002F1B6E" w:rsidRPr="0034176C" w:rsidRDefault="002F1B6E" w:rsidP="0034176C">
            <w:pPr>
              <w:spacing w:line="360" w:lineRule="auto"/>
              <w:contextualSpacing/>
              <w:rPr>
                <w:rStyle w:val="LineNumber"/>
                <w:sz w:val="18"/>
              </w:rPr>
            </w:pPr>
            <w:r w:rsidRPr="0034176C">
              <w:rPr>
                <w:rStyle w:val="LineNumber"/>
                <w:sz w:val="18"/>
              </w:rPr>
              <w:t>A/swine/Indiana/A02214844/2017</w:t>
            </w:r>
          </w:p>
        </w:tc>
        <w:tc>
          <w:tcPr>
            <w:tcW w:w="3240" w:type="dxa"/>
            <w:tcBorders>
              <w:top w:val="single" w:sz="4" w:space="0" w:color="auto"/>
              <w:left w:val="nil"/>
              <w:bottom w:val="single" w:sz="4" w:space="0" w:color="auto"/>
              <w:right w:val="single" w:sz="4" w:space="0" w:color="auto"/>
            </w:tcBorders>
            <w:shd w:val="clear" w:color="auto" w:fill="auto"/>
            <w:vAlign w:val="center"/>
          </w:tcPr>
          <w:p w14:paraId="636DC409" w14:textId="77777777" w:rsidR="002F1B6E" w:rsidRPr="0034176C" w:rsidRDefault="002F1B6E" w:rsidP="0034176C">
            <w:pPr>
              <w:spacing w:line="360" w:lineRule="auto"/>
              <w:contextualSpacing/>
              <w:rPr>
                <w:rStyle w:val="LineNumber"/>
                <w:sz w:val="18"/>
              </w:rPr>
            </w:pPr>
            <w:r w:rsidRPr="0034176C">
              <w:rPr>
                <w:rStyle w:val="LineNumber"/>
                <w:sz w:val="18"/>
              </w:rPr>
              <w:t>A/swine/Iowa/A01480656/2014</w:t>
            </w:r>
          </w:p>
        </w:tc>
        <w:tc>
          <w:tcPr>
            <w:tcW w:w="2700" w:type="dxa"/>
            <w:tcBorders>
              <w:top w:val="single" w:sz="4" w:space="0" w:color="auto"/>
              <w:left w:val="nil"/>
              <w:bottom w:val="single" w:sz="4" w:space="0" w:color="auto"/>
            </w:tcBorders>
            <w:shd w:val="clear" w:color="auto" w:fill="auto"/>
            <w:vAlign w:val="center"/>
            <w:hideMark/>
          </w:tcPr>
          <w:p w14:paraId="050672E0" w14:textId="77777777" w:rsidR="002F1B6E" w:rsidRPr="0034176C" w:rsidRDefault="002F1B6E" w:rsidP="0034176C">
            <w:pPr>
              <w:spacing w:line="360" w:lineRule="auto"/>
              <w:contextualSpacing/>
              <w:rPr>
                <w:rStyle w:val="LineNumber"/>
                <w:sz w:val="18"/>
              </w:rPr>
            </w:pPr>
            <w:r w:rsidRPr="0034176C">
              <w:rPr>
                <w:rStyle w:val="LineNumber"/>
                <w:sz w:val="18"/>
              </w:rPr>
              <w:t>G49S, E83K, V112I, K145N, S289P</w:t>
            </w:r>
          </w:p>
        </w:tc>
      </w:tr>
      <w:tr w:rsidR="00A412DE" w:rsidRPr="008C32DC" w14:paraId="4FC1023D" w14:textId="77777777" w:rsidTr="00A412DE">
        <w:trPr>
          <w:trHeight w:val="1035"/>
        </w:trPr>
        <w:tc>
          <w:tcPr>
            <w:tcW w:w="3335" w:type="dxa"/>
            <w:tcBorders>
              <w:top w:val="single" w:sz="4" w:space="0" w:color="auto"/>
              <w:bottom w:val="single" w:sz="4" w:space="0" w:color="auto"/>
              <w:right w:val="single" w:sz="4" w:space="0" w:color="auto"/>
            </w:tcBorders>
            <w:shd w:val="clear" w:color="auto" w:fill="auto"/>
            <w:vAlign w:val="center"/>
          </w:tcPr>
          <w:p w14:paraId="1D0E1EB2" w14:textId="61A83842" w:rsidR="002F1B6E" w:rsidRPr="0034176C" w:rsidRDefault="002F1B6E" w:rsidP="0034176C">
            <w:pPr>
              <w:spacing w:line="360" w:lineRule="auto"/>
              <w:contextualSpacing/>
              <w:rPr>
                <w:rStyle w:val="LineNumber"/>
                <w:sz w:val="18"/>
              </w:rPr>
            </w:pPr>
            <w:r w:rsidRPr="0034176C">
              <w:rPr>
                <w:rStyle w:val="LineNumber"/>
                <w:sz w:val="18"/>
              </w:rPr>
              <w:t>A/swine/North</w:t>
            </w:r>
            <w:r w:rsidR="00165E1D">
              <w:rPr>
                <w:rStyle w:val="LineNumber"/>
                <w:sz w:val="18"/>
              </w:rPr>
              <w:t xml:space="preserve"> </w:t>
            </w:r>
            <w:r w:rsidRPr="0034176C">
              <w:rPr>
                <w:rStyle w:val="LineNumber"/>
                <w:sz w:val="18"/>
              </w:rPr>
              <w:t>Carolina/A01732197/2016</w:t>
            </w:r>
          </w:p>
        </w:tc>
        <w:tc>
          <w:tcPr>
            <w:tcW w:w="3240" w:type="dxa"/>
            <w:tcBorders>
              <w:top w:val="single" w:sz="4" w:space="0" w:color="auto"/>
              <w:left w:val="nil"/>
              <w:bottom w:val="single" w:sz="4" w:space="0" w:color="auto"/>
              <w:right w:val="single" w:sz="4" w:space="0" w:color="auto"/>
            </w:tcBorders>
            <w:shd w:val="clear" w:color="auto" w:fill="auto"/>
            <w:vAlign w:val="center"/>
          </w:tcPr>
          <w:p w14:paraId="41BC4EFB" w14:textId="77777777" w:rsidR="002F1B6E" w:rsidRPr="0034176C" w:rsidRDefault="002F1B6E" w:rsidP="0034176C">
            <w:pPr>
              <w:spacing w:line="360" w:lineRule="auto"/>
              <w:contextualSpacing/>
              <w:rPr>
                <w:rStyle w:val="LineNumber"/>
                <w:sz w:val="18"/>
              </w:rPr>
            </w:pPr>
            <w:r w:rsidRPr="0034176C">
              <w:rPr>
                <w:rStyle w:val="LineNumber"/>
                <w:sz w:val="18"/>
              </w:rPr>
              <w:t>A/swine/Pennsylvania/A01076777/2010</w:t>
            </w:r>
          </w:p>
        </w:tc>
        <w:tc>
          <w:tcPr>
            <w:tcW w:w="2700" w:type="dxa"/>
            <w:tcBorders>
              <w:top w:val="single" w:sz="4" w:space="0" w:color="auto"/>
              <w:left w:val="nil"/>
              <w:bottom w:val="single" w:sz="4" w:space="0" w:color="auto"/>
            </w:tcBorders>
            <w:shd w:val="clear" w:color="auto" w:fill="auto"/>
            <w:vAlign w:val="center"/>
            <w:hideMark/>
          </w:tcPr>
          <w:p w14:paraId="702ED57D" w14:textId="77777777" w:rsidR="002F1B6E" w:rsidRPr="0034176C" w:rsidRDefault="002F1B6E" w:rsidP="0034176C">
            <w:pPr>
              <w:spacing w:line="360" w:lineRule="auto"/>
              <w:contextualSpacing/>
              <w:rPr>
                <w:rStyle w:val="LineNumber"/>
                <w:sz w:val="18"/>
              </w:rPr>
            </w:pPr>
            <w:r w:rsidRPr="0034176C">
              <w:rPr>
                <w:rStyle w:val="LineNumber"/>
                <w:sz w:val="18"/>
              </w:rPr>
              <w:t>T10M, E83K, V106S, A107T*, V112I, T117N, N124S, K142S, A163E, M168V, N173K, I196V, T203I, P273H, G275D, N276E, K278N, R299K, V304A</w:t>
            </w:r>
          </w:p>
        </w:tc>
      </w:tr>
      <w:tr w:rsidR="00A412DE" w:rsidRPr="008C32DC" w14:paraId="6FC40430" w14:textId="77777777" w:rsidTr="00A412DE">
        <w:trPr>
          <w:trHeight w:val="1545"/>
        </w:trPr>
        <w:tc>
          <w:tcPr>
            <w:tcW w:w="3335" w:type="dxa"/>
            <w:tcBorders>
              <w:top w:val="single" w:sz="4" w:space="0" w:color="auto"/>
              <w:bottom w:val="single" w:sz="4" w:space="0" w:color="auto"/>
              <w:right w:val="single" w:sz="4" w:space="0" w:color="auto"/>
            </w:tcBorders>
            <w:shd w:val="clear" w:color="auto" w:fill="auto"/>
            <w:vAlign w:val="center"/>
          </w:tcPr>
          <w:p w14:paraId="3A7FB24E" w14:textId="77777777" w:rsidR="002F1B6E" w:rsidRPr="0034176C" w:rsidRDefault="002F1B6E" w:rsidP="0034176C">
            <w:pPr>
              <w:spacing w:line="360" w:lineRule="auto"/>
              <w:contextualSpacing/>
              <w:rPr>
                <w:rStyle w:val="LineNumber"/>
                <w:sz w:val="18"/>
              </w:rPr>
            </w:pPr>
            <w:r w:rsidRPr="0034176C">
              <w:rPr>
                <w:rStyle w:val="LineNumber"/>
                <w:sz w:val="18"/>
              </w:rPr>
              <w:t>A/swine/Iowa/A01733626/2016</w:t>
            </w:r>
          </w:p>
        </w:tc>
        <w:tc>
          <w:tcPr>
            <w:tcW w:w="3240" w:type="dxa"/>
            <w:tcBorders>
              <w:top w:val="single" w:sz="4" w:space="0" w:color="auto"/>
              <w:left w:val="nil"/>
              <w:bottom w:val="single" w:sz="4" w:space="0" w:color="auto"/>
              <w:right w:val="single" w:sz="4" w:space="0" w:color="auto"/>
            </w:tcBorders>
            <w:shd w:val="clear" w:color="auto" w:fill="auto"/>
            <w:vAlign w:val="center"/>
          </w:tcPr>
          <w:p w14:paraId="4FE83380" w14:textId="77777777" w:rsidR="002F1B6E" w:rsidRPr="0034176C" w:rsidRDefault="002F1B6E" w:rsidP="0034176C">
            <w:pPr>
              <w:spacing w:line="360" w:lineRule="auto"/>
              <w:contextualSpacing/>
              <w:rPr>
                <w:rStyle w:val="LineNumber"/>
                <w:sz w:val="18"/>
              </w:rPr>
            </w:pPr>
            <w:r w:rsidRPr="0034176C">
              <w:rPr>
                <w:rStyle w:val="LineNumber"/>
                <w:sz w:val="18"/>
              </w:rPr>
              <w:t>A/swine/Indiana/A01202866/2011</w:t>
            </w:r>
          </w:p>
        </w:tc>
        <w:tc>
          <w:tcPr>
            <w:tcW w:w="2700" w:type="dxa"/>
            <w:tcBorders>
              <w:top w:val="single" w:sz="4" w:space="0" w:color="auto"/>
              <w:left w:val="nil"/>
              <w:bottom w:val="single" w:sz="4" w:space="0" w:color="auto"/>
            </w:tcBorders>
            <w:shd w:val="clear" w:color="auto" w:fill="auto"/>
            <w:vAlign w:val="center"/>
            <w:hideMark/>
          </w:tcPr>
          <w:p w14:paraId="1A0C9530" w14:textId="77777777" w:rsidR="002F1B6E" w:rsidRPr="0034176C" w:rsidRDefault="002F1B6E" w:rsidP="0034176C">
            <w:pPr>
              <w:spacing w:line="360" w:lineRule="auto"/>
              <w:contextualSpacing/>
              <w:rPr>
                <w:rStyle w:val="LineNumber"/>
                <w:sz w:val="18"/>
              </w:rPr>
            </w:pPr>
            <w:r w:rsidRPr="0034176C">
              <w:rPr>
                <w:rStyle w:val="LineNumber"/>
                <w:sz w:val="18"/>
              </w:rPr>
              <w:t>I29L, G50R, E83K, S107T, T117N, S124N, A131D, D133G, R137N, S138T, R140K, G144V, N145S, H156K, G158N, H159Y, A163E, L164Q, T167A, N173K, E189K, S193N, V196A, I203V, R220V, R269K, S273H, N276E, R299K</w:t>
            </w:r>
          </w:p>
        </w:tc>
      </w:tr>
      <w:tr w:rsidR="002F1B6E" w:rsidRPr="008C32DC" w14:paraId="35A5D461" w14:textId="77777777" w:rsidTr="0034176C">
        <w:trPr>
          <w:trHeight w:val="300"/>
        </w:trPr>
        <w:tc>
          <w:tcPr>
            <w:tcW w:w="3335" w:type="dxa"/>
            <w:tcBorders>
              <w:top w:val="nil"/>
              <w:left w:val="nil"/>
              <w:bottom w:val="nil"/>
              <w:right w:val="nil"/>
            </w:tcBorders>
            <w:shd w:val="clear" w:color="auto" w:fill="auto"/>
            <w:noWrap/>
            <w:vAlign w:val="center"/>
            <w:hideMark/>
          </w:tcPr>
          <w:p w14:paraId="4DE196A7" w14:textId="77777777" w:rsidR="002F1B6E" w:rsidRPr="0034176C" w:rsidRDefault="002F1B6E" w:rsidP="0034176C">
            <w:pPr>
              <w:spacing w:line="360" w:lineRule="auto"/>
              <w:contextualSpacing/>
              <w:rPr>
                <w:rStyle w:val="LineNumber"/>
                <w:sz w:val="14"/>
              </w:rPr>
            </w:pPr>
            <w:r w:rsidRPr="0034176C">
              <w:rPr>
                <w:rStyle w:val="LineNumber"/>
                <w:sz w:val="14"/>
              </w:rPr>
              <w:t>* Changes not accounted for by regression models</w:t>
            </w:r>
          </w:p>
        </w:tc>
        <w:tc>
          <w:tcPr>
            <w:tcW w:w="5940" w:type="dxa"/>
            <w:gridSpan w:val="2"/>
            <w:tcBorders>
              <w:top w:val="single" w:sz="4" w:space="0" w:color="auto"/>
              <w:left w:val="nil"/>
              <w:bottom w:val="nil"/>
              <w:right w:val="nil"/>
            </w:tcBorders>
            <w:shd w:val="clear" w:color="auto" w:fill="auto"/>
            <w:noWrap/>
            <w:vAlign w:val="center"/>
          </w:tcPr>
          <w:p w14:paraId="625D7030" w14:textId="77777777" w:rsidR="002F1B6E" w:rsidRPr="0034176C" w:rsidRDefault="002F1B6E" w:rsidP="0034176C">
            <w:pPr>
              <w:spacing w:line="360" w:lineRule="auto"/>
              <w:ind w:left="-62"/>
              <w:contextualSpacing/>
              <w:rPr>
                <w:rStyle w:val="LineNumber"/>
                <w:sz w:val="18"/>
              </w:rPr>
            </w:pPr>
          </w:p>
        </w:tc>
      </w:tr>
    </w:tbl>
    <w:p w14:paraId="5FD18367" w14:textId="77777777" w:rsidR="004E5A2A" w:rsidRDefault="004E5A2A">
      <w:pPr>
        <w:widowControl/>
        <w:spacing w:after="160" w:line="259" w:lineRule="auto"/>
        <w:rPr>
          <w:rStyle w:val="LineNumber"/>
        </w:rPr>
      </w:pPr>
    </w:p>
    <w:p w14:paraId="26D93C03" w14:textId="2AB794BB" w:rsidR="004E5A2A" w:rsidRDefault="004E5A2A">
      <w:pPr>
        <w:widowControl/>
        <w:spacing w:after="160" w:line="259" w:lineRule="auto"/>
        <w:rPr>
          <w:rStyle w:val="LineNumber"/>
          <w:color w:val="000000" w:themeColor="text1"/>
        </w:rPr>
      </w:pPr>
      <w:r>
        <w:rPr>
          <w:rStyle w:val="LineNumber"/>
        </w:rPr>
        <w:br w:type="page"/>
      </w:r>
    </w:p>
    <w:p w14:paraId="0B21B050" w14:textId="77777777" w:rsidR="00B66853" w:rsidRDefault="00B66853" w:rsidP="00FC7731">
      <w:pPr>
        <w:pStyle w:val="Body"/>
        <w:ind w:firstLine="0"/>
        <w:rPr>
          <w:rStyle w:val="LineNumber"/>
        </w:rPr>
        <w:sectPr w:rsidR="00B66853" w:rsidSect="005A1CBD">
          <w:footerReference w:type="even" r:id="rId10"/>
          <w:footerReference w:type="default" r:id="rId11"/>
          <w:pgSz w:w="12240" w:h="15840"/>
          <w:pgMar w:top="1440" w:right="1440" w:bottom="1440" w:left="1440" w:header="720" w:footer="720" w:gutter="0"/>
          <w:lnNumType w:countBy="1" w:restart="continuous"/>
          <w:cols w:space="720"/>
          <w:docGrid w:linePitch="360"/>
        </w:sectPr>
      </w:pPr>
    </w:p>
    <w:p w14:paraId="01367600" w14:textId="471BA8A6" w:rsidR="002F1B6E" w:rsidRPr="0034176C" w:rsidRDefault="00B23B88" w:rsidP="00FC7731">
      <w:pPr>
        <w:pStyle w:val="Body"/>
        <w:ind w:firstLine="0"/>
      </w:pPr>
      <w:r w:rsidRPr="003F49CE">
        <w:rPr>
          <w:rStyle w:val="LineNumber"/>
        </w:rPr>
        <w:lastRenderedPageBreak/>
        <w:t>Table 3.</w:t>
      </w:r>
      <w:bookmarkStart w:id="183" w:name="_Toc42867207"/>
      <w:r w:rsidR="002F1B6E" w:rsidRPr="0034176C">
        <w:t xml:space="preserve"> </w:t>
      </w:r>
      <w:r w:rsidR="002F1B6E" w:rsidRPr="003F49CE">
        <w:rPr>
          <w:rStyle w:val="LineNumber"/>
        </w:rPr>
        <w:t xml:space="preserve">Predicted and measured antigenic distances between test antigens and reference strain antisera using the model to calculate the predicted distance and hemagglutination inhibition </w:t>
      </w:r>
      <w:r w:rsidR="002F1B6E">
        <w:rPr>
          <w:rStyle w:val="LineNumber"/>
        </w:rPr>
        <w:t>(HI)</w:t>
      </w:r>
      <w:r w:rsidR="002F1B6E" w:rsidRPr="003F49CE">
        <w:rPr>
          <w:rStyle w:val="LineNumber"/>
        </w:rPr>
        <w:t xml:space="preserve"> titers to calculate the empirical distance in antigenic units.</w:t>
      </w:r>
      <w:bookmarkEnd w:id="183"/>
      <w:r w:rsidR="002F1B6E" w:rsidRPr="003F49CE">
        <w:rPr>
          <w:rStyle w:val="LineNumber"/>
        </w:rPr>
        <w:t xml:space="preserve"> Error is calculated by taking the absolute value of the predicted distance subtracted from the empirical distance.</w:t>
      </w:r>
    </w:p>
    <w:tbl>
      <w:tblPr>
        <w:tblW w:w="12316"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282"/>
        <w:gridCol w:w="4058"/>
        <w:gridCol w:w="1170"/>
        <w:gridCol w:w="841"/>
        <w:gridCol w:w="795"/>
        <w:gridCol w:w="526"/>
        <w:gridCol w:w="821"/>
      </w:tblGrid>
      <w:tr w:rsidR="00A412DE" w:rsidRPr="00282DD2" w14:paraId="25830759" w14:textId="77777777" w:rsidTr="00A412DE">
        <w:trPr>
          <w:trHeight w:val="2829"/>
        </w:trPr>
        <w:tc>
          <w:tcPr>
            <w:tcW w:w="4282" w:type="dxa"/>
            <w:shd w:val="clear" w:color="auto" w:fill="auto"/>
            <w:noWrap/>
            <w:vAlign w:val="bottom"/>
            <w:hideMark/>
          </w:tcPr>
          <w:p w14:paraId="21599C58" w14:textId="77777777" w:rsidR="002F1B6E" w:rsidRPr="00A412DE" w:rsidRDefault="002F1B6E" w:rsidP="0034176C">
            <w:pPr>
              <w:contextualSpacing/>
              <w:rPr>
                <w:rStyle w:val="LineNumber"/>
              </w:rPr>
            </w:pPr>
            <w:r w:rsidRPr="00A412DE">
              <w:rPr>
                <w:rStyle w:val="LineNumber"/>
              </w:rPr>
              <w:t>Test Antigen</w:t>
            </w:r>
          </w:p>
        </w:tc>
        <w:tc>
          <w:tcPr>
            <w:tcW w:w="4058" w:type="dxa"/>
            <w:shd w:val="clear" w:color="auto" w:fill="auto"/>
            <w:noWrap/>
            <w:vAlign w:val="bottom"/>
            <w:hideMark/>
          </w:tcPr>
          <w:p w14:paraId="05CF943F" w14:textId="77777777" w:rsidR="002F1B6E" w:rsidRPr="00A412DE" w:rsidRDefault="002F1B6E" w:rsidP="0034176C">
            <w:pPr>
              <w:contextualSpacing/>
              <w:rPr>
                <w:rStyle w:val="LineNumber"/>
              </w:rPr>
            </w:pPr>
            <w:r w:rsidRPr="00A412DE">
              <w:rPr>
                <w:rStyle w:val="LineNumber"/>
              </w:rPr>
              <w:t>Reference Antiserum</w:t>
            </w:r>
          </w:p>
        </w:tc>
        <w:tc>
          <w:tcPr>
            <w:tcW w:w="1170" w:type="dxa"/>
            <w:textDirection w:val="btLr"/>
          </w:tcPr>
          <w:p w14:paraId="0776DD50" w14:textId="77777777" w:rsidR="002F1B6E" w:rsidRPr="00282DD2" w:rsidRDefault="002F1B6E" w:rsidP="00A412DE">
            <w:pPr>
              <w:contextualSpacing/>
              <w:jc w:val="center"/>
              <w:rPr>
                <w:rStyle w:val="LineNumber"/>
              </w:rPr>
            </w:pPr>
            <w:r>
              <w:rPr>
                <w:rStyle w:val="LineNumber"/>
              </w:rPr>
              <w:t>Test Antigen Motif</w:t>
            </w:r>
          </w:p>
        </w:tc>
        <w:tc>
          <w:tcPr>
            <w:tcW w:w="841" w:type="dxa"/>
            <w:shd w:val="clear" w:color="auto" w:fill="auto"/>
            <w:noWrap/>
            <w:textDirection w:val="btLr"/>
            <w:vAlign w:val="center"/>
            <w:hideMark/>
          </w:tcPr>
          <w:p w14:paraId="76150C88" w14:textId="77777777" w:rsidR="002F1B6E" w:rsidRPr="00A412DE" w:rsidRDefault="002F1B6E" w:rsidP="0034176C">
            <w:pPr>
              <w:contextualSpacing/>
              <w:jc w:val="center"/>
              <w:rPr>
                <w:rStyle w:val="LineNumber"/>
              </w:rPr>
            </w:pPr>
            <w:r w:rsidRPr="00A412DE">
              <w:rPr>
                <w:rStyle w:val="LineNumber"/>
              </w:rPr>
              <w:t>Amino Acid Identity</w:t>
            </w:r>
          </w:p>
        </w:tc>
        <w:tc>
          <w:tcPr>
            <w:tcW w:w="795" w:type="dxa"/>
            <w:shd w:val="clear" w:color="auto" w:fill="auto"/>
            <w:noWrap/>
            <w:textDirection w:val="btLr"/>
            <w:vAlign w:val="center"/>
            <w:hideMark/>
          </w:tcPr>
          <w:p w14:paraId="208EA406" w14:textId="77777777" w:rsidR="002F1B6E" w:rsidRPr="00A412DE" w:rsidRDefault="002F1B6E" w:rsidP="0034176C">
            <w:pPr>
              <w:contextualSpacing/>
              <w:jc w:val="center"/>
              <w:rPr>
                <w:rStyle w:val="LineNumber"/>
              </w:rPr>
            </w:pPr>
            <w:r w:rsidRPr="00A412DE">
              <w:rPr>
                <w:rStyle w:val="LineNumber"/>
              </w:rPr>
              <w:t>Predicted Distance (AU)</w:t>
            </w:r>
          </w:p>
        </w:tc>
        <w:tc>
          <w:tcPr>
            <w:tcW w:w="526" w:type="dxa"/>
            <w:shd w:val="clear" w:color="auto" w:fill="auto"/>
            <w:noWrap/>
            <w:textDirection w:val="btLr"/>
            <w:vAlign w:val="center"/>
            <w:hideMark/>
          </w:tcPr>
          <w:p w14:paraId="1B37378C" w14:textId="296902CB" w:rsidR="002F1B6E" w:rsidRPr="00A412DE" w:rsidRDefault="002F1B6E" w:rsidP="0034176C">
            <w:pPr>
              <w:contextualSpacing/>
              <w:jc w:val="center"/>
              <w:rPr>
                <w:rStyle w:val="LineNumber"/>
              </w:rPr>
            </w:pPr>
            <w:r w:rsidRPr="00A412DE">
              <w:rPr>
                <w:rStyle w:val="LineNumber"/>
              </w:rPr>
              <w:t>HI Distance (AU)</w:t>
            </w:r>
          </w:p>
        </w:tc>
        <w:tc>
          <w:tcPr>
            <w:tcW w:w="644" w:type="dxa"/>
            <w:shd w:val="clear" w:color="auto" w:fill="auto"/>
            <w:noWrap/>
            <w:textDirection w:val="btLr"/>
            <w:vAlign w:val="center"/>
            <w:hideMark/>
          </w:tcPr>
          <w:p w14:paraId="305AC6A2" w14:textId="77777777" w:rsidR="002F1B6E" w:rsidRPr="00A412DE" w:rsidRDefault="002F1B6E" w:rsidP="0034176C">
            <w:pPr>
              <w:contextualSpacing/>
              <w:jc w:val="center"/>
              <w:rPr>
                <w:rStyle w:val="LineNumber"/>
              </w:rPr>
            </w:pPr>
            <w:r w:rsidRPr="00A412DE">
              <w:rPr>
                <w:rStyle w:val="LineNumber"/>
              </w:rPr>
              <w:t>Error (AU)</w:t>
            </w:r>
          </w:p>
        </w:tc>
      </w:tr>
      <w:tr w:rsidR="00A412DE" w:rsidRPr="00282DD2" w14:paraId="250C5283" w14:textId="77777777" w:rsidTr="00A412DE">
        <w:trPr>
          <w:trHeight w:val="309"/>
        </w:trPr>
        <w:tc>
          <w:tcPr>
            <w:tcW w:w="4282" w:type="dxa"/>
            <w:shd w:val="clear" w:color="auto" w:fill="auto"/>
            <w:noWrap/>
            <w:vAlign w:val="bottom"/>
            <w:hideMark/>
          </w:tcPr>
          <w:p w14:paraId="2EBDBAA6" w14:textId="77777777" w:rsidR="002F1B6E" w:rsidRPr="00A412DE" w:rsidRDefault="002F1B6E" w:rsidP="0034176C">
            <w:pPr>
              <w:contextualSpacing/>
              <w:rPr>
                <w:rStyle w:val="LineNumber"/>
              </w:rPr>
            </w:pPr>
            <w:r w:rsidRPr="00A412DE">
              <w:rPr>
                <w:rStyle w:val="LineNumber"/>
              </w:rPr>
              <w:t>A/swine/Nebraska/A01672826/2017</w:t>
            </w:r>
          </w:p>
        </w:tc>
        <w:tc>
          <w:tcPr>
            <w:tcW w:w="4058" w:type="dxa"/>
            <w:shd w:val="clear" w:color="auto" w:fill="auto"/>
            <w:noWrap/>
            <w:vAlign w:val="bottom"/>
            <w:hideMark/>
          </w:tcPr>
          <w:p w14:paraId="3FAE3990" w14:textId="77777777" w:rsidR="002F1B6E" w:rsidRPr="00A412DE" w:rsidRDefault="002F1B6E" w:rsidP="0034176C">
            <w:pPr>
              <w:contextualSpacing/>
              <w:rPr>
                <w:rStyle w:val="LineNumber"/>
              </w:rPr>
            </w:pPr>
            <w:r w:rsidRPr="00A412DE">
              <w:rPr>
                <w:rStyle w:val="LineNumber"/>
              </w:rPr>
              <w:t>A/swine/Indiana/A00968373/2012</w:t>
            </w:r>
          </w:p>
        </w:tc>
        <w:tc>
          <w:tcPr>
            <w:tcW w:w="1170" w:type="dxa"/>
          </w:tcPr>
          <w:p w14:paraId="19E31930" w14:textId="77777777" w:rsidR="002F1B6E" w:rsidRPr="00282DD2" w:rsidRDefault="002F1B6E" w:rsidP="00A412DE">
            <w:pPr>
              <w:contextualSpacing/>
              <w:jc w:val="center"/>
              <w:rPr>
                <w:rStyle w:val="LineNumber"/>
              </w:rPr>
            </w:pPr>
            <w:r>
              <w:rPr>
                <w:rStyle w:val="LineNumber"/>
              </w:rPr>
              <w:t>NYNNYK</w:t>
            </w:r>
          </w:p>
        </w:tc>
        <w:tc>
          <w:tcPr>
            <w:tcW w:w="841" w:type="dxa"/>
            <w:shd w:val="clear" w:color="auto" w:fill="auto"/>
            <w:noWrap/>
            <w:vAlign w:val="center"/>
            <w:hideMark/>
          </w:tcPr>
          <w:p w14:paraId="384A120A" w14:textId="26D3AF79" w:rsidR="002F1B6E" w:rsidRPr="00A412DE" w:rsidRDefault="002F1B6E" w:rsidP="0034176C">
            <w:pPr>
              <w:contextualSpacing/>
              <w:jc w:val="center"/>
              <w:rPr>
                <w:rStyle w:val="LineNumber"/>
              </w:rPr>
            </w:pPr>
            <w:r w:rsidRPr="00A412DE">
              <w:rPr>
                <w:rStyle w:val="LineNumber"/>
              </w:rPr>
              <w:t>99.</w:t>
            </w:r>
            <w:r>
              <w:rPr>
                <w:rStyle w:val="LineNumber"/>
              </w:rPr>
              <w:t>4</w:t>
            </w:r>
            <w:r w:rsidRPr="00282DD2">
              <w:rPr>
                <w:rStyle w:val="LineNumber"/>
              </w:rPr>
              <w:t>%</w:t>
            </w:r>
            <w:r>
              <w:rPr>
                <w:rStyle w:val="LineNumber"/>
              </w:rPr>
              <w:t xml:space="preserve"> (near)</w:t>
            </w:r>
          </w:p>
        </w:tc>
        <w:tc>
          <w:tcPr>
            <w:tcW w:w="795" w:type="dxa"/>
            <w:shd w:val="clear" w:color="auto" w:fill="auto"/>
            <w:noWrap/>
            <w:vAlign w:val="center"/>
            <w:hideMark/>
          </w:tcPr>
          <w:p w14:paraId="0CA2EE0A" w14:textId="40E3EACB" w:rsidR="002F1B6E" w:rsidRDefault="002F1B6E" w:rsidP="00A412DE">
            <w:pPr>
              <w:contextualSpacing/>
              <w:jc w:val="center"/>
              <w:rPr>
                <w:rStyle w:val="LineNumber"/>
              </w:rPr>
            </w:pPr>
            <w:r w:rsidRPr="00A412DE">
              <w:rPr>
                <w:rStyle w:val="LineNumber"/>
              </w:rPr>
              <w:t>0.1</w:t>
            </w:r>
            <w:ins w:id="184" w:author="Zeller, Michael A [V MPM]" w:date="2020-08-06T20:06:00Z">
              <w:r w:rsidR="006D16BE">
                <w:rPr>
                  <w:rStyle w:val="LineNumber"/>
                </w:rPr>
                <w:t>5</w:t>
              </w:r>
            </w:ins>
            <w:del w:id="185" w:author="Zeller, Michael A [V MPM]" w:date="2020-08-06T20:06:00Z">
              <w:r w:rsidRPr="00A412DE" w:rsidDel="006D16BE">
                <w:rPr>
                  <w:rStyle w:val="LineNumber"/>
                </w:rPr>
                <w:delText>6</w:delText>
              </w:r>
            </w:del>
          </w:p>
          <w:p w14:paraId="6192B864" w14:textId="77777777" w:rsidR="002F1B6E" w:rsidRPr="00A412DE" w:rsidRDefault="002F1B6E" w:rsidP="0034176C">
            <w:pPr>
              <w:contextualSpacing/>
              <w:jc w:val="center"/>
              <w:rPr>
                <w:rStyle w:val="LineNumber"/>
              </w:rPr>
            </w:pPr>
            <w:r>
              <w:rPr>
                <w:rStyle w:val="LineNumber"/>
              </w:rPr>
              <w:t>(near)</w:t>
            </w:r>
          </w:p>
        </w:tc>
        <w:tc>
          <w:tcPr>
            <w:tcW w:w="526" w:type="dxa"/>
            <w:shd w:val="clear" w:color="auto" w:fill="auto"/>
            <w:noWrap/>
            <w:vAlign w:val="center"/>
            <w:hideMark/>
          </w:tcPr>
          <w:p w14:paraId="54B8CE76" w14:textId="77777777" w:rsidR="002F1B6E" w:rsidRPr="00A412DE" w:rsidRDefault="002F1B6E" w:rsidP="0034176C">
            <w:pPr>
              <w:contextualSpacing/>
              <w:jc w:val="center"/>
              <w:rPr>
                <w:rStyle w:val="LineNumber"/>
              </w:rPr>
            </w:pPr>
            <w:r w:rsidRPr="00A412DE">
              <w:rPr>
                <w:rStyle w:val="LineNumber"/>
              </w:rPr>
              <w:t>0.5</w:t>
            </w:r>
          </w:p>
        </w:tc>
        <w:tc>
          <w:tcPr>
            <w:tcW w:w="644" w:type="dxa"/>
            <w:shd w:val="clear" w:color="auto" w:fill="auto"/>
            <w:noWrap/>
            <w:vAlign w:val="center"/>
            <w:hideMark/>
          </w:tcPr>
          <w:p w14:paraId="50D5618E" w14:textId="2413143C" w:rsidR="002F1B6E" w:rsidRPr="00A412DE" w:rsidRDefault="002F1B6E" w:rsidP="0034176C">
            <w:pPr>
              <w:contextualSpacing/>
              <w:jc w:val="center"/>
              <w:rPr>
                <w:rStyle w:val="LineNumber"/>
              </w:rPr>
            </w:pPr>
            <w:r w:rsidRPr="00A412DE">
              <w:rPr>
                <w:rStyle w:val="LineNumber"/>
              </w:rPr>
              <w:t>0.3</w:t>
            </w:r>
            <w:ins w:id="186" w:author="Zeller, Michael A [V MPM]" w:date="2020-08-06T20:06:00Z">
              <w:r w:rsidR="006D16BE">
                <w:rPr>
                  <w:rStyle w:val="LineNumber"/>
                </w:rPr>
                <w:t>5</w:t>
              </w:r>
            </w:ins>
            <w:del w:id="187" w:author="Zeller, Michael A [V MPM]" w:date="2020-08-06T20:06:00Z">
              <w:r w:rsidRPr="00A412DE" w:rsidDel="006D16BE">
                <w:rPr>
                  <w:rStyle w:val="LineNumber"/>
                </w:rPr>
                <w:delText>4</w:delText>
              </w:r>
            </w:del>
          </w:p>
        </w:tc>
      </w:tr>
      <w:tr w:rsidR="0034176C" w:rsidRPr="00282DD2" w14:paraId="466FF242" w14:textId="77777777" w:rsidTr="007A262A">
        <w:trPr>
          <w:trHeight w:val="309"/>
        </w:trPr>
        <w:tc>
          <w:tcPr>
            <w:tcW w:w="4282" w:type="dxa"/>
            <w:shd w:val="clear" w:color="auto" w:fill="auto"/>
            <w:noWrap/>
            <w:vAlign w:val="bottom"/>
            <w:hideMark/>
          </w:tcPr>
          <w:p w14:paraId="59E5111B" w14:textId="77777777" w:rsidR="0034176C" w:rsidRPr="00A412DE" w:rsidRDefault="0034176C" w:rsidP="0034176C">
            <w:pPr>
              <w:contextualSpacing/>
              <w:rPr>
                <w:rStyle w:val="LineNumber"/>
              </w:rPr>
            </w:pPr>
            <w:r w:rsidRPr="00A412DE">
              <w:rPr>
                <w:rStyle w:val="LineNumber"/>
              </w:rPr>
              <w:t>A/swine/</w:t>
            </w:r>
            <w:r w:rsidRPr="00282DD2">
              <w:rPr>
                <w:rStyle w:val="LineNumber"/>
              </w:rPr>
              <w:t>Indiana/A02214844/2017</w:t>
            </w:r>
          </w:p>
        </w:tc>
        <w:tc>
          <w:tcPr>
            <w:tcW w:w="4058" w:type="dxa"/>
            <w:shd w:val="clear" w:color="auto" w:fill="auto"/>
            <w:noWrap/>
            <w:vAlign w:val="bottom"/>
            <w:hideMark/>
          </w:tcPr>
          <w:p w14:paraId="43CE2621" w14:textId="77777777" w:rsidR="0034176C" w:rsidRPr="00A412DE" w:rsidRDefault="0034176C" w:rsidP="0034176C">
            <w:pPr>
              <w:contextualSpacing/>
              <w:rPr>
                <w:rStyle w:val="LineNumber"/>
              </w:rPr>
            </w:pPr>
            <w:r w:rsidRPr="00A412DE">
              <w:rPr>
                <w:rStyle w:val="LineNumber"/>
              </w:rPr>
              <w:t>A/swine/</w:t>
            </w:r>
            <w:r w:rsidRPr="00282DD2">
              <w:rPr>
                <w:rStyle w:val="LineNumber"/>
              </w:rPr>
              <w:t>Iowa/A01480656/2014</w:t>
            </w:r>
          </w:p>
        </w:tc>
        <w:tc>
          <w:tcPr>
            <w:tcW w:w="1170" w:type="dxa"/>
          </w:tcPr>
          <w:p w14:paraId="56999A5A" w14:textId="77777777" w:rsidR="0034176C" w:rsidRPr="00A412DE" w:rsidRDefault="0034176C" w:rsidP="0034176C">
            <w:pPr>
              <w:contextualSpacing/>
              <w:jc w:val="center"/>
              <w:rPr>
                <w:rStyle w:val="LineNumber"/>
              </w:rPr>
            </w:pPr>
            <w:r>
              <w:rPr>
                <w:rStyle w:val="LineNumber"/>
              </w:rPr>
              <w:t>NYNNYK</w:t>
            </w:r>
          </w:p>
        </w:tc>
        <w:tc>
          <w:tcPr>
            <w:tcW w:w="841" w:type="dxa"/>
            <w:shd w:val="clear" w:color="auto" w:fill="auto"/>
            <w:noWrap/>
            <w:vAlign w:val="center"/>
            <w:hideMark/>
          </w:tcPr>
          <w:p w14:paraId="5DC34AC8" w14:textId="1E0E377B" w:rsidR="0034176C" w:rsidRDefault="0034176C" w:rsidP="00A412DE">
            <w:pPr>
              <w:contextualSpacing/>
              <w:jc w:val="center"/>
              <w:rPr>
                <w:rStyle w:val="LineNumber"/>
              </w:rPr>
            </w:pPr>
            <w:r w:rsidRPr="00282DD2">
              <w:rPr>
                <w:rStyle w:val="LineNumber"/>
              </w:rPr>
              <w:t>98</w:t>
            </w:r>
            <w:r w:rsidRPr="00A412DE">
              <w:rPr>
                <w:rStyle w:val="LineNumber"/>
              </w:rPr>
              <w:t>.5</w:t>
            </w:r>
            <w:r w:rsidRPr="00282DD2">
              <w:rPr>
                <w:rStyle w:val="LineNumber"/>
              </w:rPr>
              <w:t>%</w:t>
            </w:r>
          </w:p>
          <w:p w14:paraId="2818BD90" w14:textId="77777777" w:rsidR="0034176C" w:rsidRPr="00A412DE" w:rsidRDefault="0034176C" w:rsidP="0034176C">
            <w:pPr>
              <w:contextualSpacing/>
              <w:jc w:val="center"/>
              <w:rPr>
                <w:rStyle w:val="LineNumber"/>
              </w:rPr>
            </w:pPr>
            <w:r>
              <w:rPr>
                <w:rStyle w:val="LineNumber"/>
              </w:rPr>
              <w:t>(near)</w:t>
            </w:r>
          </w:p>
        </w:tc>
        <w:tc>
          <w:tcPr>
            <w:tcW w:w="795" w:type="dxa"/>
            <w:shd w:val="clear" w:color="auto" w:fill="auto"/>
            <w:noWrap/>
            <w:vAlign w:val="center"/>
            <w:hideMark/>
          </w:tcPr>
          <w:p w14:paraId="582D0E29" w14:textId="1C4CFFCE" w:rsidR="0034176C" w:rsidRDefault="0034176C" w:rsidP="00A412DE">
            <w:pPr>
              <w:contextualSpacing/>
              <w:jc w:val="center"/>
              <w:rPr>
                <w:rStyle w:val="LineNumber"/>
              </w:rPr>
            </w:pPr>
            <w:r w:rsidRPr="00282DD2">
              <w:rPr>
                <w:rStyle w:val="LineNumber"/>
              </w:rPr>
              <w:t>3.3</w:t>
            </w:r>
            <w:ins w:id="188" w:author="Zeller, Michael A [V MPM]" w:date="2020-08-06T20:08:00Z">
              <w:r w:rsidR="006D16BE">
                <w:rPr>
                  <w:rStyle w:val="LineNumber"/>
                </w:rPr>
                <w:t>9</w:t>
              </w:r>
            </w:ins>
            <w:del w:id="189" w:author="Zeller, Michael A [V MPM]" w:date="2020-08-06T20:08:00Z">
              <w:r w:rsidRPr="00282DD2" w:rsidDel="006D16BE">
                <w:rPr>
                  <w:rStyle w:val="LineNumber"/>
                </w:rPr>
                <w:delText>0</w:delText>
              </w:r>
            </w:del>
          </w:p>
          <w:p w14:paraId="5385145C" w14:textId="77777777" w:rsidR="0034176C" w:rsidRPr="00A412DE" w:rsidRDefault="0034176C" w:rsidP="0034176C">
            <w:pPr>
              <w:contextualSpacing/>
              <w:jc w:val="center"/>
              <w:rPr>
                <w:rStyle w:val="LineNumber"/>
              </w:rPr>
            </w:pPr>
            <w:r>
              <w:rPr>
                <w:rStyle w:val="LineNumber"/>
              </w:rPr>
              <w:t>(far)</w:t>
            </w:r>
          </w:p>
        </w:tc>
        <w:tc>
          <w:tcPr>
            <w:tcW w:w="526" w:type="dxa"/>
            <w:shd w:val="clear" w:color="auto" w:fill="auto"/>
            <w:noWrap/>
            <w:vAlign w:val="center"/>
            <w:hideMark/>
          </w:tcPr>
          <w:p w14:paraId="336AE29E" w14:textId="77777777" w:rsidR="0034176C" w:rsidRPr="00282DD2" w:rsidRDefault="0034176C" w:rsidP="00A412DE">
            <w:pPr>
              <w:contextualSpacing/>
              <w:jc w:val="center"/>
              <w:rPr>
                <w:rStyle w:val="LineNumber"/>
              </w:rPr>
            </w:pPr>
            <w:r w:rsidRPr="00282DD2">
              <w:rPr>
                <w:rStyle w:val="LineNumber"/>
              </w:rPr>
              <w:t>4.0</w:t>
            </w:r>
          </w:p>
        </w:tc>
        <w:tc>
          <w:tcPr>
            <w:tcW w:w="644" w:type="dxa"/>
            <w:shd w:val="clear" w:color="auto" w:fill="auto"/>
            <w:noWrap/>
            <w:vAlign w:val="center"/>
            <w:hideMark/>
          </w:tcPr>
          <w:p w14:paraId="26848F08" w14:textId="6DF78EB3" w:rsidR="0034176C" w:rsidRPr="00282DD2" w:rsidRDefault="0034176C" w:rsidP="006D16BE">
            <w:pPr>
              <w:contextualSpacing/>
              <w:jc w:val="center"/>
              <w:rPr>
                <w:rStyle w:val="LineNumber"/>
              </w:rPr>
            </w:pPr>
            <w:r w:rsidRPr="00282DD2">
              <w:rPr>
                <w:rStyle w:val="LineNumber"/>
              </w:rPr>
              <w:t>0.</w:t>
            </w:r>
            <w:del w:id="190" w:author="Zeller, Michael A [V MPM]" w:date="2020-08-06T20:08:00Z">
              <w:r w:rsidRPr="00282DD2" w:rsidDel="006D16BE">
                <w:rPr>
                  <w:rStyle w:val="LineNumber"/>
                </w:rPr>
                <w:delText>70</w:delText>
              </w:r>
            </w:del>
            <w:ins w:id="191" w:author="Zeller, Michael A [V MPM]" w:date="2020-08-06T20:08:00Z">
              <w:r w:rsidR="006D16BE">
                <w:rPr>
                  <w:rStyle w:val="LineNumber"/>
                </w:rPr>
                <w:t>61</w:t>
              </w:r>
            </w:ins>
          </w:p>
        </w:tc>
      </w:tr>
      <w:tr w:rsidR="0034176C" w:rsidRPr="00282DD2" w14:paraId="2A6927D9" w14:textId="77777777" w:rsidTr="007A262A">
        <w:trPr>
          <w:trHeight w:val="309"/>
        </w:trPr>
        <w:tc>
          <w:tcPr>
            <w:tcW w:w="4282" w:type="dxa"/>
            <w:shd w:val="clear" w:color="auto" w:fill="auto"/>
            <w:noWrap/>
            <w:vAlign w:val="bottom"/>
          </w:tcPr>
          <w:p w14:paraId="75A8E39C" w14:textId="66159DB3" w:rsidR="0034176C" w:rsidRPr="00A412DE" w:rsidRDefault="0034176C" w:rsidP="0034176C">
            <w:pPr>
              <w:contextualSpacing/>
              <w:rPr>
                <w:rStyle w:val="LineNumber"/>
              </w:rPr>
            </w:pPr>
            <w:r w:rsidRPr="00A412DE">
              <w:rPr>
                <w:rStyle w:val="LineNumber"/>
              </w:rPr>
              <w:t>A/swine/</w:t>
            </w:r>
            <w:r w:rsidRPr="00282DD2">
              <w:rPr>
                <w:rStyle w:val="LineNumber"/>
              </w:rPr>
              <w:t>North</w:t>
            </w:r>
            <w:r w:rsidR="00C256E9">
              <w:rPr>
                <w:rStyle w:val="LineNumber"/>
              </w:rPr>
              <w:t xml:space="preserve"> </w:t>
            </w:r>
            <w:r w:rsidRPr="00282DD2">
              <w:rPr>
                <w:rStyle w:val="LineNumber"/>
              </w:rPr>
              <w:t>Carolina/A01732197/2016</w:t>
            </w:r>
          </w:p>
        </w:tc>
        <w:tc>
          <w:tcPr>
            <w:tcW w:w="4058" w:type="dxa"/>
            <w:shd w:val="clear" w:color="auto" w:fill="auto"/>
            <w:noWrap/>
            <w:vAlign w:val="bottom"/>
          </w:tcPr>
          <w:p w14:paraId="6B30E0CA" w14:textId="77777777" w:rsidR="0034176C" w:rsidRPr="00A412DE" w:rsidRDefault="0034176C" w:rsidP="0034176C">
            <w:pPr>
              <w:contextualSpacing/>
              <w:rPr>
                <w:rStyle w:val="LineNumber"/>
              </w:rPr>
            </w:pPr>
            <w:r w:rsidRPr="00A412DE">
              <w:rPr>
                <w:rStyle w:val="LineNumber"/>
              </w:rPr>
              <w:t>A/swine/</w:t>
            </w:r>
            <w:r w:rsidRPr="00282DD2">
              <w:rPr>
                <w:rStyle w:val="LineNumber"/>
              </w:rPr>
              <w:t>Pennsylvania/A01076777/2010</w:t>
            </w:r>
          </w:p>
        </w:tc>
        <w:tc>
          <w:tcPr>
            <w:tcW w:w="1170" w:type="dxa"/>
          </w:tcPr>
          <w:p w14:paraId="4D2C8ECE" w14:textId="77777777" w:rsidR="0034176C" w:rsidRPr="00A412DE" w:rsidRDefault="0034176C" w:rsidP="0034176C">
            <w:pPr>
              <w:contextualSpacing/>
              <w:jc w:val="center"/>
              <w:rPr>
                <w:rStyle w:val="LineNumber"/>
              </w:rPr>
            </w:pPr>
            <w:r>
              <w:rPr>
                <w:rStyle w:val="LineNumber"/>
              </w:rPr>
              <w:t>NYNNYK</w:t>
            </w:r>
          </w:p>
        </w:tc>
        <w:tc>
          <w:tcPr>
            <w:tcW w:w="841" w:type="dxa"/>
            <w:shd w:val="clear" w:color="auto" w:fill="auto"/>
            <w:noWrap/>
            <w:vAlign w:val="center"/>
          </w:tcPr>
          <w:p w14:paraId="416F648E" w14:textId="77777777" w:rsidR="0034176C" w:rsidRPr="00A412DE" w:rsidRDefault="0034176C" w:rsidP="0034176C">
            <w:pPr>
              <w:contextualSpacing/>
              <w:jc w:val="center"/>
              <w:rPr>
                <w:rStyle w:val="LineNumber"/>
              </w:rPr>
            </w:pPr>
            <w:r>
              <w:rPr>
                <w:rStyle w:val="LineNumber"/>
              </w:rPr>
              <w:t>94.2</w:t>
            </w:r>
            <w:r w:rsidRPr="00282DD2">
              <w:rPr>
                <w:rStyle w:val="LineNumber"/>
              </w:rPr>
              <w:t>%</w:t>
            </w:r>
            <w:r>
              <w:rPr>
                <w:rStyle w:val="LineNumber"/>
              </w:rPr>
              <w:t xml:space="preserve"> (far)</w:t>
            </w:r>
          </w:p>
        </w:tc>
        <w:tc>
          <w:tcPr>
            <w:tcW w:w="795" w:type="dxa"/>
            <w:shd w:val="clear" w:color="auto" w:fill="auto"/>
            <w:noWrap/>
            <w:vAlign w:val="center"/>
          </w:tcPr>
          <w:p w14:paraId="69716EC1" w14:textId="56C70A3A" w:rsidR="0034176C" w:rsidRDefault="0034176C" w:rsidP="00A412DE">
            <w:pPr>
              <w:contextualSpacing/>
              <w:jc w:val="center"/>
              <w:rPr>
                <w:rStyle w:val="LineNumber"/>
              </w:rPr>
            </w:pPr>
            <w:r w:rsidRPr="00A412DE">
              <w:rPr>
                <w:rStyle w:val="LineNumber"/>
              </w:rPr>
              <w:t>0.</w:t>
            </w:r>
            <w:del w:id="192" w:author="Zeller, Michael A [V MPM]" w:date="2020-08-06T20:08:00Z">
              <w:r w:rsidRPr="00282DD2" w:rsidDel="006D16BE">
                <w:rPr>
                  <w:rStyle w:val="LineNumber"/>
                </w:rPr>
                <w:delText>3</w:delText>
              </w:r>
            </w:del>
            <w:ins w:id="193" w:author="Zeller, Michael A [V MPM]" w:date="2020-08-06T20:08:00Z">
              <w:r w:rsidR="006D16BE">
                <w:rPr>
                  <w:rStyle w:val="LineNumber"/>
                </w:rPr>
                <w:t>8</w:t>
              </w:r>
            </w:ins>
            <w:r w:rsidRPr="00282DD2">
              <w:rPr>
                <w:rStyle w:val="LineNumber"/>
              </w:rPr>
              <w:t>1</w:t>
            </w:r>
          </w:p>
          <w:p w14:paraId="3FB2D3C8" w14:textId="77777777" w:rsidR="0034176C" w:rsidRPr="00A412DE" w:rsidRDefault="0034176C" w:rsidP="0034176C">
            <w:pPr>
              <w:contextualSpacing/>
              <w:jc w:val="center"/>
              <w:rPr>
                <w:rStyle w:val="LineNumber"/>
              </w:rPr>
            </w:pPr>
            <w:r>
              <w:rPr>
                <w:rStyle w:val="LineNumber"/>
              </w:rPr>
              <w:t>(near)</w:t>
            </w:r>
          </w:p>
        </w:tc>
        <w:tc>
          <w:tcPr>
            <w:tcW w:w="526" w:type="dxa"/>
            <w:shd w:val="clear" w:color="auto" w:fill="auto"/>
            <w:noWrap/>
            <w:vAlign w:val="center"/>
          </w:tcPr>
          <w:p w14:paraId="4A736830" w14:textId="77777777" w:rsidR="0034176C" w:rsidRPr="00282DD2" w:rsidRDefault="0034176C" w:rsidP="00A412DE">
            <w:pPr>
              <w:contextualSpacing/>
              <w:jc w:val="center"/>
              <w:rPr>
                <w:rStyle w:val="LineNumber"/>
              </w:rPr>
            </w:pPr>
            <w:r w:rsidRPr="00282DD2">
              <w:rPr>
                <w:rStyle w:val="LineNumber"/>
              </w:rPr>
              <w:t>2.5</w:t>
            </w:r>
          </w:p>
        </w:tc>
        <w:tc>
          <w:tcPr>
            <w:tcW w:w="644" w:type="dxa"/>
            <w:shd w:val="clear" w:color="auto" w:fill="auto"/>
            <w:noWrap/>
            <w:vAlign w:val="center"/>
          </w:tcPr>
          <w:p w14:paraId="4870CCAF" w14:textId="51059F2B" w:rsidR="0034176C" w:rsidRPr="00282DD2" w:rsidRDefault="0034176C" w:rsidP="00A412DE">
            <w:pPr>
              <w:contextualSpacing/>
              <w:jc w:val="center"/>
              <w:rPr>
                <w:rStyle w:val="LineNumber"/>
              </w:rPr>
            </w:pPr>
            <w:del w:id="194" w:author="Zeller, Michael A [V MPM]" w:date="2020-08-06T20:09:00Z">
              <w:r w:rsidRPr="00282DD2" w:rsidDel="006D16BE">
                <w:rPr>
                  <w:rStyle w:val="LineNumber"/>
                </w:rPr>
                <w:delText>2</w:delText>
              </w:r>
            </w:del>
            <w:ins w:id="195" w:author="Zeller, Michael A [V MPM]" w:date="2020-08-06T20:09:00Z">
              <w:r w:rsidR="006D16BE">
                <w:rPr>
                  <w:rStyle w:val="LineNumber"/>
                </w:rPr>
                <w:t>1</w:t>
              </w:r>
            </w:ins>
            <w:r w:rsidRPr="00282DD2">
              <w:rPr>
                <w:rStyle w:val="LineNumber"/>
              </w:rPr>
              <w:t>.</w:t>
            </w:r>
            <w:ins w:id="196" w:author="Zeller, Michael A [V MPM]" w:date="2020-08-06T20:09:00Z">
              <w:r w:rsidR="006D16BE">
                <w:rPr>
                  <w:rStyle w:val="LineNumber"/>
                </w:rPr>
                <w:t>6</w:t>
              </w:r>
            </w:ins>
            <w:del w:id="197" w:author="Zeller, Michael A [V MPM]" w:date="2020-08-06T20:09:00Z">
              <w:r w:rsidRPr="00282DD2" w:rsidDel="006D16BE">
                <w:rPr>
                  <w:rStyle w:val="LineNumber"/>
                </w:rPr>
                <w:delText>1</w:delText>
              </w:r>
            </w:del>
            <w:r w:rsidRPr="00282DD2">
              <w:rPr>
                <w:rStyle w:val="LineNumber"/>
              </w:rPr>
              <w:t>9</w:t>
            </w:r>
          </w:p>
        </w:tc>
      </w:tr>
      <w:tr w:rsidR="00A412DE" w:rsidRPr="00282DD2" w14:paraId="3FDC6EBD" w14:textId="77777777" w:rsidTr="00A412DE">
        <w:trPr>
          <w:trHeight w:val="309"/>
        </w:trPr>
        <w:tc>
          <w:tcPr>
            <w:tcW w:w="4282" w:type="dxa"/>
            <w:shd w:val="clear" w:color="auto" w:fill="auto"/>
            <w:noWrap/>
            <w:vAlign w:val="bottom"/>
          </w:tcPr>
          <w:p w14:paraId="2F5827DB" w14:textId="77777777" w:rsidR="002F1B6E" w:rsidRPr="00A412DE" w:rsidRDefault="002F1B6E" w:rsidP="0034176C">
            <w:pPr>
              <w:contextualSpacing/>
              <w:rPr>
                <w:rStyle w:val="LineNumber"/>
              </w:rPr>
            </w:pPr>
            <w:r w:rsidRPr="00A412DE">
              <w:rPr>
                <w:rStyle w:val="LineNumber"/>
              </w:rPr>
              <w:t>A/swine/Iowa/A01733626/2016</w:t>
            </w:r>
          </w:p>
        </w:tc>
        <w:tc>
          <w:tcPr>
            <w:tcW w:w="4058" w:type="dxa"/>
            <w:shd w:val="clear" w:color="auto" w:fill="auto"/>
            <w:noWrap/>
            <w:vAlign w:val="bottom"/>
          </w:tcPr>
          <w:p w14:paraId="63FDBDD2" w14:textId="77777777" w:rsidR="002F1B6E" w:rsidRPr="00A412DE" w:rsidRDefault="002F1B6E" w:rsidP="0034176C">
            <w:pPr>
              <w:contextualSpacing/>
              <w:rPr>
                <w:rStyle w:val="LineNumber"/>
              </w:rPr>
            </w:pPr>
            <w:r w:rsidRPr="00A412DE">
              <w:rPr>
                <w:rStyle w:val="LineNumber"/>
              </w:rPr>
              <w:t>A/swine/Indiana/A01202866/2011</w:t>
            </w:r>
          </w:p>
        </w:tc>
        <w:tc>
          <w:tcPr>
            <w:tcW w:w="1170" w:type="dxa"/>
          </w:tcPr>
          <w:p w14:paraId="18680326" w14:textId="77777777" w:rsidR="002F1B6E" w:rsidRPr="00282DD2" w:rsidRDefault="002F1B6E" w:rsidP="00A412DE">
            <w:pPr>
              <w:contextualSpacing/>
              <w:jc w:val="center"/>
              <w:rPr>
                <w:rStyle w:val="LineNumber"/>
              </w:rPr>
            </w:pPr>
            <w:r>
              <w:rPr>
                <w:rStyle w:val="LineNumber"/>
              </w:rPr>
              <w:t>SYKNYK</w:t>
            </w:r>
          </w:p>
        </w:tc>
        <w:tc>
          <w:tcPr>
            <w:tcW w:w="841" w:type="dxa"/>
            <w:shd w:val="clear" w:color="auto" w:fill="auto"/>
            <w:noWrap/>
            <w:vAlign w:val="center"/>
          </w:tcPr>
          <w:p w14:paraId="694D84D2" w14:textId="77777777" w:rsidR="002F1B6E" w:rsidRPr="00A412DE" w:rsidRDefault="002F1B6E" w:rsidP="0034176C">
            <w:pPr>
              <w:contextualSpacing/>
              <w:jc w:val="center"/>
              <w:rPr>
                <w:rStyle w:val="LineNumber"/>
              </w:rPr>
            </w:pPr>
            <w:r w:rsidRPr="00A412DE">
              <w:rPr>
                <w:rStyle w:val="LineNumber"/>
              </w:rPr>
              <w:t>91.2%</w:t>
            </w:r>
            <w:r>
              <w:rPr>
                <w:rStyle w:val="LineNumber"/>
              </w:rPr>
              <w:t xml:space="preserve"> (far)</w:t>
            </w:r>
          </w:p>
        </w:tc>
        <w:tc>
          <w:tcPr>
            <w:tcW w:w="795" w:type="dxa"/>
            <w:shd w:val="clear" w:color="auto" w:fill="auto"/>
            <w:noWrap/>
            <w:vAlign w:val="center"/>
          </w:tcPr>
          <w:p w14:paraId="5DED5915" w14:textId="33B62FEE" w:rsidR="002F1B6E" w:rsidRDefault="002F1B6E" w:rsidP="00A412DE">
            <w:pPr>
              <w:contextualSpacing/>
              <w:jc w:val="center"/>
              <w:rPr>
                <w:rStyle w:val="LineNumber"/>
              </w:rPr>
            </w:pPr>
            <w:r w:rsidRPr="00A412DE">
              <w:rPr>
                <w:rStyle w:val="LineNumber"/>
              </w:rPr>
              <w:t>6.3</w:t>
            </w:r>
            <w:ins w:id="198" w:author="Zeller, Michael A [V MPM]" w:date="2020-08-06T20:09:00Z">
              <w:r w:rsidR="006D16BE">
                <w:rPr>
                  <w:rStyle w:val="LineNumber"/>
                </w:rPr>
                <w:t>7</w:t>
              </w:r>
            </w:ins>
            <w:del w:id="199" w:author="Zeller, Michael A [V MPM]" w:date="2020-08-06T20:09:00Z">
              <w:r w:rsidRPr="00A412DE" w:rsidDel="006D16BE">
                <w:rPr>
                  <w:rStyle w:val="LineNumber"/>
                </w:rPr>
                <w:delText>3</w:delText>
              </w:r>
            </w:del>
          </w:p>
          <w:p w14:paraId="757F70F0" w14:textId="77777777" w:rsidR="002F1B6E" w:rsidRPr="00A412DE" w:rsidRDefault="002F1B6E" w:rsidP="0034176C">
            <w:pPr>
              <w:contextualSpacing/>
              <w:jc w:val="center"/>
              <w:rPr>
                <w:rStyle w:val="LineNumber"/>
              </w:rPr>
            </w:pPr>
            <w:r>
              <w:rPr>
                <w:rStyle w:val="LineNumber"/>
              </w:rPr>
              <w:t>(far)</w:t>
            </w:r>
          </w:p>
        </w:tc>
        <w:tc>
          <w:tcPr>
            <w:tcW w:w="526" w:type="dxa"/>
            <w:shd w:val="clear" w:color="auto" w:fill="auto"/>
            <w:noWrap/>
            <w:vAlign w:val="center"/>
          </w:tcPr>
          <w:p w14:paraId="351CA01F" w14:textId="77777777" w:rsidR="002F1B6E" w:rsidRPr="00A412DE" w:rsidRDefault="002F1B6E" w:rsidP="0034176C">
            <w:pPr>
              <w:contextualSpacing/>
              <w:jc w:val="center"/>
              <w:rPr>
                <w:rStyle w:val="LineNumber"/>
              </w:rPr>
            </w:pPr>
            <w:r w:rsidRPr="00A412DE">
              <w:rPr>
                <w:rStyle w:val="LineNumber"/>
              </w:rPr>
              <w:t>6.5</w:t>
            </w:r>
          </w:p>
        </w:tc>
        <w:tc>
          <w:tcPr>
            <w:tcW w:w="644" w:type="dxa"/>
            <w:shd w:val="clear" w:color="auto" w:fill="auto"/>
            <w:noWrap/>
            <w:vAlign w:val="center"/>
          </w:tcPr>
          <w:p w14:paraId="2637A5B2" w14:textId="373D2EF5" w:rsidR="002F1B6E" w:rsidRPr="00A412DE" w:rsidRDefault="002F1B6E" w:rsidP="006D16BE">
            <w:pPr>
              <w:contextualSpacing/>
              <w:jc w:val="center"/>
              <w:rPr>
                <w:rStyle w:val="LineNumber"/>
              </w:rPr>
            </w:pPr>
            <w:r w:rsidRPr="00A412DE">
              <w:rPr>
                <w:rStyle w:val="LineNumber"/>
              </w:rPr>
              <w:t>0.1</w:t>
            </w:r>
            <w:del w:id="200" w:author="Zeller, Michael A [V MPM]" w:date="2020-08-06T20:10:00Z">
              <w:r w:rsidRPr="00A412DE" w:rsidDel="006D16BE">
                <w:rPr>
                  <w:rStyle w:val="LineNumber"/>
                </w:rPr>
                <w:delText>7</w:delText>
              </w:r>
            </w:del>
            <w:ins w:id="201" w:author="Zeller, Michael A [V MPM]" w:date="2020-08-06T20:10:00Z">
              <w:r w:rsidR="006D16BE">
                <w:rPr>
                  <w:rStyle w:val="LineNumber"/>
                </w:rPr>
                <w:t>3</w:t>
              </w:r>
            </w:ins>
          </w:p>
        </w:tc>
      </w:tr>
    </w:tbl>
    <w:p w14:paraId="6CA1161F" w14:textId="77777777" w:rsidR="004E5A2A" w:rsidRDefault="004E5A2A" w:rsidP="003F49CE">
      <w:pPr>
        <w:spacing w:line="480" w:lineRule="auto"/>
        <w:contextualSpacing/>
        <w:rPr>
          <w:rStyle w:val="LineNumber"/>
        </w:rPr>
      </w:pPr>
    </w:p>
    <w:p w14:paraId="4AF38215" w14:textId="77777777" w:rsidR="00B66853" w:rsidRDefault="00991A1B" w:rsidP="003F49CE">
      <w:pPr>
        <w:spacing w:line="480" w:lineRule="auto"/>
        <w:contextualSpacing/>
        <w:rPr>
          <w:rStyle w:val="LineNumber"/>
        </w:rPr>
        <w:sectPr w:rsidR="00B66853" w:rsidSect="00B66853">
          <w:pgSz w:w="15840" w:h="12240" w:orient="landscape"/>
          <w:pgMar w:top="1440" w:right="1440" w:bottom="1440" w:left="1440" w:header="720" w:footer="720" w:gutter="0"/>
          <w:lnNumType w:countBy="1" w:restart="continuous"/>
          <w:cols w:space="720"/>
          <w:docGrid w:linePitch="360"/>
        </w:sectPr>
      </w:pPr>
      <w:r w:rsidRPr="003F49CE">
        <w:rPr>
          <w:rStyle w:val="LineNumber"/>
        </w:rPr>
        <w:t xml:space="preserve"> </w:t>
      </w:r>
      <w:r w:rsidR="00550C1A" w:rsidRPr="003F49CE">
        <w:rPr>
          <w:rStyle w:val="LineNumber"/>
        </w:rPr>
        <w:br w:type="page"/>
      </w:r>
    </w:p>
    <w:p w14:paraId="115DB0DA" w14:textId="12E17AC2" w:rsidR="002F1B6E" w:rsidRDefault="002F1B6E" w:rsidP="002F1B6E">
      <w:pPr>
        <w:keepNext/>
        <w:widowControl/>
        <w:spacing w:after="160" w:line="259" w:lineRule="auto"/>
      </w:pPr>
      <w:del w:id="202" w:author="Zeller, Michael A [V MPM]" w:date="2020-08-06T21:20:00Z">
        <w:r w:rsidDel="00701C46">
          <w:rPr>
            <w:rStyle w:val="LineNumber"/>
            <w:noProof/>
          </w:rPr>
          <w:lastRenderedPageBreak/>
          <w:drawing>
            <wp:inline distT="0" distB="0" distL="0" distR="0" wp14:anchorId="0405FDF7" wp14:editId="086D6E34">
              <wp:extent cx="5934075" cy="4743450"/>
              <wp:effectExtent l="0" t="0" r="9525" b="0"/>
              <wp:docPr id="1" name="Picture 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del>
      <w:ins w:id="203" w:author="Zeller, Michael A [V MPM]" w:date="2020-08-06T21:57:00Z">
        <w:r w:rsidR="00E93E85">
          <w:pict w14:anchorId="34C0B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25pt;height:350.25pt">
              <v:imagedata r:id="rId13" o:title="figure1"/>
            </v:shape>
          </w:pict>
        </w:r>
      </w:ins>
    </w:p>
    <w:p w14:paraId="53CFF142" w14:textId="50689A32" w:rsidR="002F1B6E" w:rsidRDefault="002F1B6E" w:rsidP="004E5A2A">
      <w:pPr>
        <w:pStyle w:val="Body"/>
        <w:ind w:firstLine="0"/>
        <w:rPr>
          <w:rStyle w:val="LineNumber"/>
        </w:rPr>
      </w:pPr>
      <w:bookmarkStart w:id="204" w:name="_Toc42867200"/>
      <w:r>
        <w:t>Figure</w:t>
      </w:r>
      <w:r w:rsidR="004E5A2A">
        <w:t xml:space="preserve"> </w:t>
      </w:r>
      <w:r w:rsidR="0022740A">
        <w:fldChar w:fldCharType="begin"/>
      </w:r>
      <w:r w:rsidR="0022740A">
        <w:instrText xml:space="preserve"> SEQ Figure \* ARABIC \s 1 </w:instrText>
      </w:r>
      <w:r w:rsidR="0022740A">
        <w:fldChar w:fldCharType="separate"/>
      </w:r>
      <w:r>
        <w:rPr>
          <w:noProof/>
        </w:rPr>
        <w:t>1</w:t>
      </w:r>
      <w:r w:rsidR="0022740A">
        <w:rPr>
          <w:noProof/>
        </w:rPr>
        <w:fldChar w:fldCharType="end"/>
      </w:r>
      <w:r w:rsidR="004E5A2A">
        <w:rPr>
          <w:noProof/>
        </w:rPr>
        <w:t>.</w:t>
      </w:r>
      <w:r w:rsidRPr="0034176C">
        <w:t xml:space="preserve"> </w:t>
      </w:r>
      <w:r w:rsidRPr="003F49CE">
        <w:rPr>
          <w:rStyle w:val="LineNumber"/>
        </w:rPr>
        <w:t>Distribution of error calculated for the predicted antigenic distance compared to actual antigenic distance as predicted by machine learning models and hemagglutination inhibition assays, respectively.</w:t>
      </w:r>
      <w:bookmarkEnd w:id="204"/>
      <w:r w:rsidR="007A262A">
        <w:rPr>
          <w:rStyle w:val="LineNumber"/>
        </w:rPr>
        <w:t xml:space="preserve"> </w:t>
      </w:r>
      <w:r w:rsidRPr="003F49CE">
        <w:rPr>
          <w:rStyle w:val="LineNumber"/>
        </w:rPr>
        <w:t>Three regression models were used to predict distances from empirically determined antigens using hemagglutination inhibition titers in a leave-one-out approach: random forest regression (</w:t>
      </w:r>
      <w:proofErr w:type="spellStart"/>
      <w:proofErr w:type="gramStart"/>
      <w:r w:rsidRPr="003F49CE">
        <w:rPr>
          <w:rStyle w:val="LineNumber"/>
        </w:rPr>
        <w:t>rf</w:t>
      </w:r>
      <w:proofErr w:type="spellEnd"/>
      <w:proofErr w:type="gramEnd"/>
      <w:r w:rsidRPr="003F49CE">
        <w:rPr>
          <w:rStyle w:val="LineNumber"/>
        </w:rPr>
        <w:t xml:space="preserve">), </w:t>
      </w:r>
      <w:proofErr w:type="spellStart"/>
      <w:r w:rsidRPr="003F49CE">
        <w:rPr>
          <w:rStyle w:val="LineNumber"/>
        </w:rPr>
        <w:t>adaBoost</w:t>
      </w:r>
      <w:proofErr w:type="spellEnd"/>
      <w:r w:rsidRPr="003F49CE">
        <w:rPr>
          <w:rStyle w:val="LineNumber"/>
        </w:rPr>
        <w:t xml:space="preserve"> decision tree regression (</w:t>
      </w:r>
      <w:proofErr w:type="spellStart"/>
      <w:r w:rsidRPr="003F49CE">
        <w:rPr>
          <w:rStyle w:val="LineNumber"/>
        </w:rPr>
        <w:t>ada</w:t>
      </w:r>
      <w:proofErr w:type="spellEnd"/>
      <w:r w:rsidRPr="003F49CE">
        <w:rPr>
          <w:rStyle w:val="LineNumber"/>
        </w:rPr>
        <w:t>), and multilayer perceptron (</w:t>
      </w:r>
      <w:proofErr w:type="spellStart"/>
      <w:r w:rsidRPr="003F49CE">
        <w:rPr>
          <w:rStyle w:val="LineNumber"/>
        </w:rPr>
        <w:t>mlp</w:t>
      </w:r>
      <w:proofErr w:type="spellEnd"/>
      <w:r w:rsidRPr="003F49CE">
        <w:rPr>
          <w:rStyle w:val="LineNumber"/>
        </w:rPr>
        <w:t>) regression. All three predictions were combined into an ensemble (</w:t>
      </w:r>
      <w:proofErr w:type="spellStart"/>
      <w:proofErr w:type="gramStart"/>
      <w:r w:rsidRPr="003F49CE">
        <w:rPr>
          <w:rStyle w:val="LineNumber"/>
        </w:rPr>
        <w:t>ens</w:t>
      </w:r>
      <w:proofErr w:type="spellEnd"/>
      <w:proofErr w:type="gramEnd"/>
      <w:r w:rsidRPr="003F49CE">
        <w:rPr>
          <w:rStyle w:val="LineNumber"/>
        </w:rPr>
        <w:t xml:space="preserve">) </w:t>
      </w:r>
      <w:r>
        <w:rPr>
          <w:rStyle w:val="LineNumber"/>
        </w:rPr>
        <w:t xml:space="preserve">to prevent overfitting and to minimize errant predictions </w:t>
      </w:r>
      <w:r w:rsidRPr="003F49CE">
        <w:rPr>
          <w:rStyle w:val="LineNumber"/>
        </w:rPr>
        <w:t xml:space="preserve">by averaging across predictions from all models. </w:t>
      </w:r>
      <w:r w:rsidRPr="00701C46">
        <w:rPr>
          <w:rStyle w:val="LineNumber"/>
          <w:highlight w:val="yellow"/>
          <w:rPrChange w:id="205" w:author="Zeller, Michael A [V MPM]" w:date="2020-08-06T21:20:00Z">
            <w:rPr>
              <w:rStyle w:val="LineNumber"/>
            </w:rPr>
          </w:rPrChange>
        </w:rPr>
        <w:t>Approximately 25% of the data has 0.5 antigenic units (AU) of error or less, 50% of the data has 1 AU of error or less, 75% of the data being less than 2 AU of error. Maximum error for outliers exceeded 6 AU.</w:t>
      </w:r>
      <w:r>
        <w:rPr>
          <w:rStyle w:val="LineNumber"/>
        </w:rPr>
        <w:t xml:space="preserve"> </w:t>
      </w:r>
    </w:p>
    <w:p w14:paraId="4F031830" w14:textId="77777777" w:rsidR="00BD4D01" w:rsidRDefault="002F1B6E" w:rsidP="004E5A2A">
      <w:pPr>
        <w:widowControl/>
        <w:spacing w:after="160" w:line="259" w:lineRule="auto"/>
        <w:rPr>
          <w:rStyle w:val="LineNumber"/>
        </w:rPr>
        <w:sectPr w:rsidR="00BD4D01" w:rsidSect="00B66853">
          <w:pgSz w:w="12240" w:h="15840"/>
          <w:pgMar w:top="1440" w:right="1440" w:bottom="1440" w:left="1440" w:header="720" w:footer="720" w:gutter="0"/>
          <w:lnNumType w:countBy="1" w:restart="continuous"/>
          <w:cols w:space="720"/>
          <w:docGrid w:linePitch="360"/>
        </w:sectPr>
      </w:pPr>
      <w:r>
        <w:rPr>
          <w:rStyle w:val="LineNumber"/>
        </w:rPr>
        <w:br w:type="page"/>
      </w:r>
    </w:p>
    <w:p w14:paraId="62FE91FE" w14:textId="3AACF1B2" w:rsidR="00BD4D01" w:rsidRDefault="006D16BE">
      <w:pPr>
        <w:widowControl/>
        <w:spacing w:after="160" w:line="259" w:lineRule="auto"/>
        <w:sectPr w:rsidR="00BD4D01" w:rsidSect="00BD4D01">
          <w:pgSz w:w="15840" w:h="12240" w:orient="landscape"/>
          <w:pgMar w:top="1440" w:right="1440" w:bottom="1440" w:left="1440" w:header="720" w:footer="720" w:gutter="0"/>
          <w:lnNumType w:countBy="1" w:restart="continuous"/>
          <w:cols w:space="720"/>
          <w:docGrid w:linePitch="360"/>
        </w:sectPr>
      </w:pPr>
      <w:ins w:id="206" w:author="Zeller, Michael A [V MPM]" w:date="2020-08-06T20:10:00Z">
        <w:r>
          <w:lastRenderedPageBreak/>
          <w:pict w14:anchorId="55D36AAA">
            <v:shape id="_x0000_i1027" type="#_x0000_t75" style="width:647.25pt;height:460.5pt">
              <v:imagedata r:id="rId14" o:title="fig2_tree"/>
            </v:shape>
          </w:pict>
        </w:r>
      </w:ins>
      <w:del w:id="207" w:author="Zeller, Michael A [V MPM]" w:date="2020-08-06T20:10:00Z">
        <w:r w:rsidR="002F1B6E" w:rsidDel="006D16BE">
          <w:rPr>
            <w:noProof/>
          </w:rPr>
          <w:drawing>
            <wp:inline distT="0" distB="0" distL="0" distR="0" wp14:anchorId="28362EF1" wp14:editId="32175B96">
              <wp:extent cx="7067550" cy="5943600"/>
              <wp:effectExtent l="0" t="0" r="0" b="0"/>
              <wp:docPr id="2" name="Picture 2" descr="fig2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_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67550" cy="5943600"/>
                      </a:xfrm>
                      <a:prstGeom prst="rect">
                        <a:avLst/>
                      </a:prstGeom>
                      <a:noFill/>
                      <a:ln>
                        <a:noFill/>
                      </a:ln>
                    </pic:spPr>
                  </pic:pic>
                </a:graphicData>
              </a:graphic>
            </wp:inline>
          </w:drawing>
        </w:r>
      </w:del>
      <w:bookmarkStart w:id="208" w:name="_Toc42867201"/>
    </w:p>
    <w:p w14:paraId="22627B39" w14:textId="61C21AA7" w:rsidR="00362DE5" w:rsidRPr="00362DE5" w:rsidRDefault="002F1B6E" w:rsidP="00362DE5">
      <w:pPr>
        <w:pStyle w:val="Body"/>
        <w:ind w:firstLine="0"/>
        <w:rPr>
          <w:rStyle w:val="LineNumber"/>
        </w:rPr>
      </w:pPr>
      <w:r w:rsidRPr="00362DE5">
        <w:lastRenderedPageBreak/>
        <w:t xml:space="preserve">Figure </w:t>
      </w:r>
      <w:r w:rsidR="00033500" w:rsidRPr="00362DE5">
        <w:rPr>
          <w:rStyle w:val="LineNumber"/>
        </w:rPr>
        <w:t>2</w:t>
      </w:r>
      <w:r w:rsidR="00636921" w:rsidRPr="00362DE5">
        <w:rPr>
          <w:rStyle w:val="LineNumber"/>
        </w:rPr>
        <w:t>.</w:t>
      </w:r>
      <w:r w:rsidRPr="00362DE5">
        <w:rPr>
          <w:rStyle w:val="LineNumber"/>
        </w:rPr>
        <w:t xml:space="preserve"> </w:t>
      </w:r>
      <w:r w:rsidRPr="00F30DFC">
        <w:rPr>
          <w:rStyle w:val="LineNumber"/>
          <w:highlight w:val="yellow"/>
          <w:rPrChange w:id="209" w:author="Zeller, Michael A [V MPM]" w:date="2020-08-06T20:10:00Z">
            <w:rPr>
              <w:rStyle w:val="LineNumber"/>
            </w:rPr>
          </w:rPrChange>
        </w:rPr>
        <w:t>Phylogenetic trees of test antigens rooted to their reference strain. A) Phylogenetic tree of test antigen A/swine/Nebraska/A01672826/2017 and reference strain A/swine/Indiana/A00968373/2012, representing a near predicted antigenic distance prediction (0.16 AU) for two strains of near amino acid identity (99.4%). B) Phylogenetic tree of test antigen A/swine/Indiana/A02214844/2017 and reference strain A/swine/Iowa/A01480656/2014, representing a far predicted antigenic distance prediction (3.3) for two strains of near amino acid identity (98.5%). C) Phylogenetic tree of test antigen A/swine/North</w:t>
      </w:r>
      <w:r w:rsidR="00C256E9" w:rsidRPr="00F30DFC">
        <w:rPr>
          <w:rStyle w:val="LineNumber"/>
          <w:highlight w:val="yellow"/>
          <w:rPrChange w:id="210" w:author="Zeller, Michael A [V MPM]" w:date="2020-08-06T20:10:00Z">
            <w:rPr>
              <w:rStyle w:val="LineNumber"/>
            </w:rPr>
          </w:rPrChange>
        </w:rPr>
        <w:t xml:space="preserve"> </w:t>
      </w:r>
      <w:r w:rsidRPr="00F30DFC">
        <w:rPr>
          <w:rStyle w:val="LineNumber"/>
          <w:highlight w:val="yellow"/>
          <w:rPrChange w:id="211" w:author="Zeller, Michael A [V MPM]" w:date="2020-08-06T20:10:00Z">
            <w:rPr>
              <w:rStyle w:val="LineNumber"/>
            </w:rPr>
          </w:rPrChange>
        </w:rPr>
        <w:t>Carolina/A01732197/2016 and reference strain A/swine/Pennsylvania/A01076777/2010, representing a near predicted antigenic distance prediction (0.31) for two strains of far amino acid identity (94.2%). D) Phylogenetic tree of test antigen A/swine/Iowa/A01733626/2016 and reference strain A/swine/Indiana/A01202866/2011, representing a far predicted antigenic distance prediction (6.33) for two strains of far amino acid identity (91.2%). Branches of the phylogenetic tree were annotated with the predicted antigenic distance from the ensemble regression model (both test antigen and reference strain are highlighted)</w:t>
      </w:r>
      <w:bookmarkEnd w:id="208"/>
      <w:r w:rsidRPr="00F30DFC">
        <w:rPr>
          <w:rStyle w:val="LineNumber"/>
          <w:highlight w:val="yellow"/>
          <w:rPrChange w:id="212" w:author="Zeller, Michael A [V MPM]" w:date="2020-08-06T20:10:00Z">
            <w:rPr>
              <w:rStyle w:val="LineNumber"/>
            </w:rPr>
          </w:rPrChange>
        </w:rPr>
        <w:t>. Each tree is pruned to 30 sequences. Influenza strains are colored by the antigenic motif formed by amino acid positions 145, 155, 156, 158, 159, and 189</w:t>
      </w:r>
      <w:r w:rsidR="00975E18" w:rsidRPr="00F30DFC">
        <w:rPr>
          <w:rStyle w:val="LineNumber"/>
          <w:highlight w:val="yellow"/>
          <w:rPrChange w:id="213" w:author="Zeller, Michael A [V MPM]" w:date="2020-08-06T20:10:00Z">
            <w:rPr>
              <w:rStyle w:val="LineNumber"/>
            </w:rPr>
          </w:rPrChange>
        </w:rPr>
        <w:t>: t</w:t>
      </w:r>
      <w:r w:rsidRPr="00F30DFC">
        <w:rPr>
          <w:rStyle w:val="LineNumber"/>
          <w:highlight w:val="yellow"/>
          <w:rPrChange w:id="214" w:author="Zeller, Michael A [V MPM]" w:date="2020-08-06T20:10:00Z">
            <w:rPr>
              <w:rStyle w:val="LineNumber"/>
            </w:rPr>
          </w:rPrChange>
        </w:rPr>
        <w:t>hese positions, located near the ligand binding site of the hemagglutinin protein, have been noted to affect the antigenic interactions of the protein.</w:t>
      </w:r>
      <w:r w:rsidR="00362DE5" w:rsidRPr="00362DE5">
        <w:rPr>
          <w:rStyle w:val="LineNumber"/>
        </w:rPr>
        <w:t xml:space="preserve"> </w:t>
      </w:r>
    </w:p>
    <w:p w14:paraId="417878AF" w14:textId="397726AD" w:rsidR="00362DE5" w:rsidRDefault="00362DE5">
      <w:pPr>
        <w:widowControl/>
        <w:spacing w:after="160" w:line="259" w:lineRule="auto"/>
        <w:rPr>
          <w:rStyle w:val="LineNumber"/>
          <w:color w:val="000000" w:themeColor="text1"/>
        </w:rPr>
      </w:pPr>
      <w:r>
        <w:rPr>
          <w:rStyle w:val="LineNumber"/>
        </w:rPr>
        <w:br w:type="page"/>
      </w:r>
    </w:p>
    <w:p w14:paraId="711623A6" w14:textId="72D9CA88" w:rsidR="002F1B6E" w:rsidRDefault="002F1B6E" w:rsidP="00362DE5">
      <w:pPr>
        <w:pStyle w:val="Body"/>
        <w:ind w:firstLine="0"/>
      </w:pPr>
      <w:del w:id="215" w:author="Zeller, Michael A [V MPM]" w:date="2020-08-05T15:52:00Z">
        <w:r w:rsidDel="00F87F28">
          <w:rPr>
            <w:rStyle w:val="LineNumber"/>
            <w:noProof/>
          </w:rPr>
          <w:lastRenderedPageBreak/>
          <w:drawing>
            <wp:inline distT="0" distB="0" distL="0" distR="0" wp14:anchorId="356EBB8E" wp14:editId="02D97B9D">
              <wp:extent cx="5772150" cy="4305300"/>
              <wp:effectExtent l="0" t="0" r="0" b="0"/>
              <wp:docPr id="7" name="Picture 7" descr="raw_data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_data_fig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4305300"/>
                      </a:xfrm>
                      <a:prstGeom prst="rect">
                        <a:avLst/>
                      </a:prstGeom>
                      <a:noFill/>
                      <a:ln>
                        <a:noFill/>
                      </a:ln>
                    </pic:spPr>
                  </pic:pic>
                </a:graphicData>
              </a:graphic>
            </wp:inline>
          </w:drawing>
        </w:r>
      </w:del>
      <w:ins w:id="216" w:author="Zeller, Michael A [V MPM]" w:date="2020-08-05T15:52:00Z">
        <w:r w:rsidR="00E04BEA">
          <w:pict w14:anchorId="5760296C">
            <v:shape id="_x0000_i1025" type="#_x0000_t75" style="width:468pt;height:351pt">
              <v:imagedata r:id="rId17" o:title="figure3"/>
            </v:shape>
          </w:pict>
        </w:r>
      </w:ins>
    </w:p>
    <w:p w14:paraId="546CBE37" w14:textId="1CC19771" w:rsidR="002F1B6E" w:rsidRPr="00C9413F" w:rsidRDefault="002F1B6E" w:rsidP="00C9413F">
      <w:pPr>
        <w:pStyle w:val="Body"/>
        <w:ind w:firstLine="0"/>
      </w:pPr>
      <w:bookmarkStart w:id="217" w:name="_Toc42867202"/>
      <w:r w:rsidRPr="00C9413F">
        <w:t>Figure</w:t>
      </w:r>
      <w:r w:rsidR="0034176C" w:rsidRPr="00C9413F">
        <w:t xml:space="preserve"> </w:t>
      </w:r>
      <w:r w:rsidR="0022740A">
        <w:fldChar w:fldCharType="begin"/>
      </w:r>
      <w:r w:rsidR="0022740A">
        <w:instrText xml:space="preserve"> SEQ Figure \* ARABIC \s 1 </w:instrText>
      </w:r>
      <w:r w:rsidR="0022740A">
        <w:fldChar w:fldCharType="separate"/>
      </w:r>
      <w:r w:rsidRPr="00C9413F">
        <w:t>3</w:t>
      </w:r>
      <w:r w:rsidR="0022740A">
        <w:fldChar w:fldCharType="end"/>
      </w:r>
      <w:r w:rsidR="0034176C" w:rsidRPr="00C9413F">
        <w:t>.</w:t>
      </w:r>
      <w:r w:rsidRPr="00C9413F">
        <w:t xml:space="preserve"> </w:t>
      </w:r>
      <w:r w:rsidRPr="00C9413F">
        <w:rPr>
          <w:rStyle w:val="LineNumber"/>
        </w:rPr>
        <w:t>Rank of amino acid location importance by the cumulative summation of importance per site mutation as determined by random forest regression.</w:t>
      </w:r>
      <w:bookmarkEnd w:id="217"/>
      <w:r w:rsidR="007A262A" w:rsidRPr="00C9413F">
        <w:rPr>
          <w:rStyle w:val="LineNumber"/>
        </w:rPr>
        <w:t xml:space="preserve"> </w:t>
      </w:r>
      <w:r w:rsidRPr="00C9413F">
        <w:rPr>
          <w:rStyle w:val="LineNumber"/>
        </w:rPr>
        <w:t xml:space="preserve">Amino acid position using H3 numbering is reported on the x-axis. The importance for each site-specific mutation is summed per site and displayed on the y-axis using a color scale. The size of the circle is relative to the number of mutations observed in the training set per site. Identity was the highest-ranking feature, with an importance of 0.312, but is not displayed on the graph. </w:t>
      </w:r>
      <w:r w:rsidRPr="00F87F28">
        <w:rPr>
          <w:rStyle w:val="LineNumber"/>
          <w:highlight w:val="yellow"/>
          <w:rPrChange w:id="218" w:author="Zeller, Michael A [V MPM]" w:date="2020-08-05T15:52:00Z">
            <w:rPr>
              <w:rStyle w:val="LineNumber"/>
            </w:rPr>
          </w:rPrChange>
        </w:rPr>
        <w:t>The top ten amino acid transition features in order of importance are K145N, R222W, I202V, H75Q, I25L, R137Y, D101Y, E62K, P289S, and D133N. The top ten amino acid sites in order of cumulative importance are 145, 222, 202, 75, 189, 137, 25, 133, 144, and 156.</w:t>
      </w:r>
    </w:p>
    <w:p w14:paraId="6ACA36B2" w14:textId="77777777" w:rsidR="002F1B6E" w:rsidRPr="0034176C" w:rsidRDefault="002F1B6E" w:rsidP="0034176C">
      <w:pPr>
        <w:widowControl/>
        <w:spacing w:after="160" w:line="259" w:lineRule="auto"/>
        <w:rPr>
          <w:color w:val="000000" w:themeColor="text1"/>
        </w:rPr>
      </w:pPr>
    </w:p>
    <w:p w14:paraId="6AA12806" w14:textId="0F89DA95" w:rsidR="002F1B6E" w:rsidRPr="0034176C" w:rsidRDefault="002F1B6E" w:rsidP="0034176C">
      <w:pPr>
        <w:keepNext/>
        <w:widowControl/>
        <w:spacing w:after="160" w:line="259" w:lineRule="auto"/>
      </w:pPr>
      <w:r w:rsidRPr="0034176C">
        <w:rPr>
          <w:color w:val="000000" w:themeColor="text1"/>
        </w:rPr>
        <w:br w:type="page"/>
      </w:r>
      <w:del w:id="219" w:author="Zeller, Michael A [V MPM]" w:date="2020-08-05T16:34:00Z">
        <w:r w:rsidDel="002808C0">
          <w:rPr>
            <w:rStyle w:val="LineNumber"/>
            <w:noProof/>
          </w:rPr>
          <w:drawing>
            <wp:inline distT="0" distB="0" distL="0" distR="0" wp14:anchorId="3FA58010" wp14:editId="36934AC4">
              <wp:extent cx="5753100" cy="5753100"/>
              <wp:effectExtent l="0" t="0" r="0" b="0"/>
              <wp:docPr id="9" name="Picture 9" descr="re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del>
    </w:p>
    <w:p w14:paraId="79238B3B" w14:textId="4DF6559D" w:rsidR="002808C0" w:rsidRDefault="00E04BEA" w:rsidP="004E5A2A">
      <w:pPr>
        <w:pStyle w:val="Body"/>
        <w:ind w:firstLine="0"/>
        <w:rPr>
          <w:ins w:id="220" w:author="Zeller, Michael A [V MPM]" w:date="2020-08-05T16:35:00Z"/>
        </w:rPr>
      </w:pPr>
      <w:bookmarkStart w:id="221" w:name="_Toc42867203"/>
      <w:ins w:id="222" w:author="Zeller, Michael A [V MPM]" w:date="2020-08-05T16:35:00Z">
        <w:r>
          <w:lastRenderedPageBreak/>
          <w:pict w14:anchorId="367EB63C">
            <v:shape id="_x0000_i1026" type="#_x0000_t75" style="width:468pt;height:468pt">
              <v:imagedata r:id="rId19" o:title="figure4"/>
            </v:shape>
          </w:pict>
        </w:r>
      </w:ins>
    </w:p>
    <w:p w14:paraId="69BA476E" w14:textId="2B15A9E5" w:rsidR="00A412DE" w:rsidRPr="0034176C" w:rsidRDefault="002F1B6E" w:rsidP="004E5A2A">
      <w:pPr>
        <w:pStyle w:val="Body"/>
        <w:ind w:firstLine="0"/>
      </w:pPr>
      <w:r w:rsidRPr="0034176C">
        <w:t xml:space="preserve">Figure </w:t>
      </w:r>
      <w:r w:rsidR="0022740A">
        <w:fldChar w:fldCharType="begin"/>
      </w:r>
      <w:r w:rsidR="0022740A">
        <w:instrText xml:space="preserve"> STYLEREF 1 \s </w:instrText>
      </w:r>
      <w:r w:rsidR="0022740A">
        <w:fldChar w:fldCharType="separate"/>
      </w:r>
      <w:r>
        <w:rPr>
          <w:noProof/>
        </w:rPr>
        <w:t>4</w:t>
      </w:r>
      <w:r w:rsidR="0022740A">
        <w:rPr>
          <w:noProof/>
        </w:rPr>
        <w:fldChar w:fldCharType="end"/>
      </w:r>
      <w:r w:rsidR="0034176C">
        <w:t>.</w:t>
      </w:r>
      <w:r w:rsidR="0034176C" w:rsidRPr="003F49CE">
        <w:rPr>
          <w:rStyle w:val="LineNumber"/>
        </w:rPr>
        <w:t xml:space="preserve"> </w:t>
      </w:r>
      <w:r w:rsidRPr="003F49CE">
        <w:rPr>
          <w:rStyle w:val="LineNumber"/>
        </w:rPr>
        <w:t xml:space="preserve">Projection of feature importance on </w:t>
      </w:r>
      <w:r>
        <w:rPr>
          <w:rStyle w:val="LineNumber"/>
        </w:rPr>
        <w:t xml:space="preserve">a monomer of the </w:t>
      </w:r>
      <w:r w:rsidRPr="003F49CE">
        <w:rPr>
          <w:rStyle w:val="LineNumber"/>
        </w:rPr>
        <w:t xml:space="preserve">A/Victoria/361/2011 </w:t>
      </w:r>
      <w:r>
        <w:rPr>
          <w:rStyle w:val="LineNumber"/>
        </w:rPr>
        <w:t>hemagglutinin (HA) protein</w:t>
      </w:r>
      <w:r w:rsidRPr="003F49CE">
        <w:rPr>
          <w:rStyle w:val="LineNumber"/>
        </w:rPr>
        <w:t xml:space="preserve"> (RCSB 4O5N). The significance of each amino acid position in the HA was determined by summing the substitution-based features grouped by the position they represented.</w:t>
      </w:r>
      <w:bookmarkEnd w:id="221"/>
      <w:r w:rsidRPr="003F49CE">
        <w:rPr>
          <w:rStyle w:val="LineNumber"/>
        </w:rPr>
        <w:t xml:space="preserve"> Significant positions were projected onto a hemagglutinin protein model of the human H3. The importance for each site-specific mutation is summed per site and projected onto </w:t>
      </w:r>
      <w:r>
        <w:rPr>
          <w:rStyle w:val="LineNumber"/>
        </w:rPr>
        <w:t>the</w:t>
      </w:r>
      <w:r w:rsidRPr="003F49CE">
        <w:rPr>
          <w:rStyle w:val="LineNumber"/>
        </w:rPr>
        <w:t xml:space="preserve"> hemagglutinin protein model of the human H3.</w:t>
      </w:r>
      <w:r>
        <w:rPr>
          <w:rStyle w:val="LineNumber"/>
        </w:rPr>
        <w:t xml:space="preserve"> Higher color intensity represents a larger calculated importance. </w:t>
      </w:r>
      <w:r w:rsidRPr="003F49CE">
        <w:rPr>
          <w:rStyle w:val="LineNumber"/>
        </w:rPr>
        <w:t>Positions with no data were colored gray.</w:t>
      </w:r>
    </w:p>
    <w:sectPr w:rsidR="00A412DE" w:rsidRPr="0034176C" w:rsidSect="00BD4D0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 w:author="Zeller, Michael A [V MPM]" w:date="2020-08-06T22:39:00Z" w:initials="ZMA[M">
    <w:p w14:paraId="16BA7AB6" w14:textId="7EC98903" w:rsidR="0018421F" w:rsidRDefault="0018421F">
      <w:pPr>
        <w:pStyle w:val="CommentText"/>
      </w:pPr>
      <w:r>
        <w:rPr>
          <w:rStyle w:val="CommentReference"/>
        </w:rPr>
        <w:annotationRef/>
      </w:r>
      <w:r>
        <w:t xml:space="preserve">I believe this decrease is from the </w:t>
      </w:r>
      <w:proofErr w:type="spellStart"/>
      <w:r w:rsidRPr="0018421F">
        <w:t>stochasticism</w:t>
      </w:r>
      <w:proofErr w:type="spellEnd"/>
      <w:r w:rsidRPr="0018421F">
        <w:t xml:space="preserve"> </w:t>
      </w:r>
      <w:r>
        <w:t>rather than the change in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BA7AB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19658" w14:textId="77777777" w:rsidR="0022740A" w:rsidRDefault="0022740A" w:rsidP="00A412DE">
      <w:r>
        <w:separator/>
      </w:r>
    </w:p>
  </w:endnote>
  <w:endnote w:type="continuationSeparator" w:id="0">
    <w:p w14:paraId="139A38F3" w14:textId="77777777" w:rsidR="0022740A" w:rsidRDefault="0022740A" w:rsidP="00A412DE">
      <w:r>
        <w:continuationSeparator/>
      </w:r>
    </w:p>
  </w:endnote>
  <w:endnote w:type="continuationNotice" w:id="1">
    <w:p w14:paraId="510D38A2" w14:textId="77777777" w:rsidR="0022740A" w:rsidRDefault="0022740A" w:rsidP="00A41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09703165"/>
      <w:docPartObj>
        <w:docPartGallery w:val="Page Numbers (Bottom of Page)"/>
        <w:docPartUnique/>
      </w:docPartObj>
    </w:sdtPr>
    <w:sdtEndPr>
      <w:rPr>
        <w:rStyle w:val="PageNumber"/>
      </w:rPr>
    </w:sdtEndPr>
    <w:sdtContent>
      <w:p w14:paraId="1B0197B8" w14:textId="4E8B3D1C" w:rsidR="008313A4" w:rsidRDefault="008313A4"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27261E53" w14:textId="77777777" w:rsidR="008313A4" w:rsidRDefault="008313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50334835"/>
      <w:docPartObj>
        <w:docPartGallery w:val="Page Numbers (Bottom of Page)"/>
        <w:docPartUnique/>
      </w:docPartObj>
    </w:sdtPr>
    <w:sdtEndPr>
      <w:rPr>
        <w:rStyle w:val="PageNumber"/>
      </w:rPr>
    </w:sdtEndPr>
    <w:sdtContent>
      <w:p w14:paraId="748BB4A1" w14:textId="034A9486" w:rsidR="008313A4" w:rsidRDefault="008313A4"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B47">
          <w:rPr>
            <w:rStyle w:val="PageNumber"/>
            <w:noProof/>
          </w:rPr>
          <w:t>25</w:t>
        </w:r>
        <w:r>
          <w:rPr>
            <w:rStyle w:val="PageNumber"/>
          </w:rPr>
          <w:fldChar w:fldCharType="end"/>
        </w:r>
      </w:p>
    </w:sdtContent>
  </w:sdt>
  <w:p w14:paraId="2E9D6A2B" w14:textId="77777777" w:rsidR="008313A4" w:rsidRDefault="008313A4">
    <w:pPr>
      <w:pStyle w:val="Footer"/>
      <w:jc w:val="right"/>
    </w:pPr>
  </w:p>
  <w:p w14:paraId="67FEB9D4" w14:textId="77777777" w:rsidR="008313A4" w:rsidRDefault="00831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B1F48" w14:textId="77777777" w:rsidR="0022740A" w:rsidRDefault="0022740A" w:rsidP="00A412DE">
      <w:r>
        <w:separator/>
      </w:r>
    </w:p>
  </w:footnote>
  <w:footnote w:type="continuationSeparator" w:id="0">
    <w:p w14:paraId="6BA9F194" w14:textId="77777777" w:rsidR="0022740A" w:rsidRDefault="0022740A" w:rsidP="00A412DE">
      <w:r>
        <w:continuationSeparator/>
      </w:r>
    </w:p>
  </w:footnote>
  <w:footnote w:type="continuationNotice" w:id="1">
    <w:p w14:paraId="7B05F03D" w14:textId="77777777" w:rsidR="0022740A" w:rsidRDefault="0022740A" w:rsidP="00A412D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A7D0274"/>
    <w:multiLevelType w:val="hybridMultilevel"/>
    <w:tmpl w:val="9FEA5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26BC6"/>
    <w:multiLevelType w:val="hybridMultilevel"/>
    <w:tmpl w:val="978EB6A8"/>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DA6BC9"/>
    <w:multiLevelType w:val="hybridMultilevel"/>
    <w:tmpl w:val="FCA4A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565CE"/>
    <w:multiLevelType w:val="hybridMultilevel"/>
    <w:tmpl w:val="BF4421DC"/>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1371C"/>
    <w:multiLevelType w:val="hybridMultilevel"/>
    <w:tmpl w:val="C644BF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0AD19C9"/>
    <w:multiLevelType w:val="hybridMultilevel"/>
    <w:tmpl w:val="B8B0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B10EB"/>
    <w:multiLevelType w:val="hybridMultilevel"/>
    <w:tmpl w:val="898A12A4"/>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376C58FE"/>
    <w:multiLevelType w:val="hybridMultilevel"/>
    <w:tmpl w:val="41D2767E"/>
    <w:lvl w:ilvl="0" w:tplc="326A7FBE">
      <w:numFmt w:val="bullet"/>
      <w:lvlText w:val=""/>
      <w:lvlJc w:val="left"/>
      <w:pPr>
        <w:ind w:left="855" w:hanging="360"/>
      </w:pPr>
      <w:rPr>
        <w:rFonts w:ascii="Symbol" w:eastAsia="SimSun" w:hAnsi="Symbol" w:cs="Aria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12" w15:restartNumberingAfterBreak="0">
    <w:nsid w:val="41AA69E8"/>
    <w:multiLevelType w:val="hybridMultilevel"/>
    <w:tmpl w:val="851CF4DA"/>
    <w:lvl w:ilvl="0" w:tplc="0804FAEA">
      <w:start w:val="2"/>
      <w:numFmt w:val="bullet"/>
      <w:lvlText w:val=""/>
      <w:lvlJc w:val="left"/>
      <w:pPr>
        <w:ind w:left="720" w:hanging="360"/>
      </w:pPr>
      <w:rPr>
        <w:rFonts w:ascii="Symbol" w:eastAsia="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F4AF2"/>
    <w:multiLevelType w:val="hybridMultilevel"/>
    <w:tmpl w:val="5E208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866FE"/>
    <w:multiLevelType w:val="hybridMultilevel"/>
    <w:tmpl w:val="C0A8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50D2E"/>
    <w:multiLevelType w:val="hybridMultilevel"/>
    <w:tmpl w:val="9364F8F4"/>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EE7DC8"/>
    <w:multiLevelType w:val="hybridMultilevel"/>
    <w:tmpl w:val="738E8326"/>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FF6B94"/>
    <w:multiLevelType w:val="hybridMultilevel"/>
    <w:tmpl w:val="A5125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F62C5"/>
    <w:multiLevelType w:val="hybridMultilevel"/>
    <w:tmpl w:val="D716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88A0AB8"/>
    <w:multiLevelType w:val="multilevel"/>
    <w:tmpl w:val="1CA09B28"/>
    <w:name w:val="Chapters22"/>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0"/>
  </w:num>
  <w:num w:numId="2">
    <w:abstractNumId w:val="1"/>
  </w:num>
  <w:num w:numId="3">
    <w:abstractNumId w:val="10"/>
  </w:num>
  <w:num w:numId="4">
    <w:abstractNumId w:val="19"/>
  </w:num>
  <w:num w:numId="5">
    <w:abstractNumId w:val="7"/>
  </w:num>
  <w:num w:numId="6">
    <w:abstractNumId w:val="20"/>
  </w:num>
  <w:num w:numId="7">
    <w:abstractNumId w:val="12"/>
  </w:num>
  <w:num w:numId="8">
    <w:abstractNumId w:val="16"/>
  </w:num>
  <w:num w:numId="9">
    <w:abstractNumId w:val="5"/>
  </w:num>
  <w:num w:numId="10">
    <w:abstractNumId w:val="3"/>
  </w:num>
  <w:num w:numId="11">
    <w:abstractNumId w:val="15"/>
  </w:num>
  <w:num w:numId="12">
    <w:abstractNumId w:val="6"/>
  </w:num>
  <w:num w:numId="13">
    <w:abstractNumId w:val="9"/>
  </w:num>
  <w:num w:numId="14">
    <w:abstractNumId w:val="11"/>
  </w:num>
  <w:num w:numId="15">
    <w:abstractNumId w:val="18"/>
  </w:num>
  <w:num w:numId="16">
    <w:abstractNumId w:val="13"/>
  </w:num>
  <w:num w:numId="17">
    <w:abstractNumId w:val="4"/>
  </w:num>
  <w:num w:numId="18">
    <w:abstractNumId w:val="14"/>
  </w:num>
  <w:num w:numId="19">
    <w:abstractNumId w:val="2"/>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eller, Michael A [V MPM]">
    <w15:presenceInfo w15:providerId="None" w15:userId="Zeller, Michael A [V MP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cleic Acids Re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F1B6E"/>
    <w:rsid w:val="0000021E"/>
    <w:rsid w:val="00003874"/>
    <w:rsid w:val="00003DC0"/>
    <w:rsid w:val="000049CA"/>
    <w:rsid w:val="00005E2D"/>
    <w:rsid w:val="0000638F"/>
    <w:rsid w:val="00006751"/>
    <w:rsid w:val="000067BC"/>
    <w:rsid w:val="000076E0"/>
    <w:rsid w:val="0000784F"/>
    <w:rsid w:val="00010085"/>
    <w:rsid w:val="0001030D"/>
    <w:rsid w:val="000129E9"/>
    <w:rsid w:val="00013959"/>
    <w:rsid w:val="00014006"/>
    <w:rsid w:val="0001433F"/>
    <w:rsid w:val="000151B7"/>
    <w:rsid w:val="000158D7"/>
    <w:rsid w:val="00015DE6"/>
    <w:rsid w:val="000161CA"/>
    <w:rsid w:val="00016371"/>
    <w:rsid w:val="00016DC5"/>
    <w:rsid w:val="0002132A"/>
    <w:rsid w:val="00021C13"/>
    <w:rsid w:val="000238E6"/>
    <w:rsid w:val="00026C0F"/>
    <w:rsid w:val="0002710E"/>
    <w:rsid w:val="00030A37"/>
    <w:rsid w:val="00033500"/>
    <w:rsid w:val="0003480F"/>
    <w:rsid w:val="0003564D"/>
    <w:rsid w:val="00036463"/>
    <w:rsid w:val="00036D23"/>
    <w:rsid w:val="00037DD3"/>
    <w:rsid w:val="00040537"/>
    <w:rsid w:val="00041DBE"/>
    <w:rsid w:val="000449C4"/>
    <w:rsid w:val="00044C0B"/>
    <w:rsid w:val="0004787A"/>
    <w:rsid w:val="00047B49"/>
    <w:rsid w:val="00050673"/>
    <w:rsid w:val="0005478D"/>
    <w:rsid w:val="00064DB6"/>
    <w:rsid w:val="00065D68"/>
    <w:rsid w:val="00066583"/>
    <w:rsid w:val="0007062D"/>
    <w:rsid w:val="00071A17"/>
    <w:rsid w:val="00072C92"/>
    <w:rsid w:val="00076248"/>
    <w:rsid w:val="0007687A"/>
    <w:rsid w:val="00081081"/>
    <w:rsid w:val="000845B9"/>
    <w:rsid w:val="00084DA2"/>
    <w:rsid w:val="00086432"/>
    <w:rsid w:val="000917A7"/>
    <w:rsid w:val="00091934"/>
    <w:rsid w:val="00092828"/>
    <w:rsid w:val="00093B24"/>
    <w:rsid w:val="00093B41"/>
    <w:rsid w:val="000943EF"/>
    <w:rsid w:val="000964E0"/>
    <w:rsid w:val="00097C9B"/>
    <w:rsid w:val="000A228F"/>
    <w:rsid w:val="000A54A3"/>
    <w:rsid w:val="000A7CBD"/>
    <w:rsid w:val="000B098F"/>
    <w:rsid w:val="000B0AA0"/>
    <w:rsid w:val="000B2A57"/>
    <w:rsid w:val="000B53E2"/>
    <w:rsid w:val="000B5472"/>
    <w:rsid w:val="000B54DB"/>
    <w:rsid w:val="000B641A"/>
    <w:rsid w:val="000B6CDB"/>
    <w:rsid w:val="000B7461"/>
    <w:rsid w:val="000B76C6"/>
    <w:rsid w:val="000B7BE6"/>
    <w:rsid w:val="000C0415"/>
    <w:rsid w:val="000C2A87"/>
    <w:rsid w:val="000C4062"/>
    <w:rsid w:val="000C5A80"/>
    <w:rsid w:val="000C5B93"/>
    <w:rsid w:val="000D0360"/>
    <w:rsid w:val="000D3B66"/>
    <w:rsid w:val="000D3E6B"/>
    <w:rsid w:val="000D5064"/>
    <w:rsid w:val="000D52B4"/>
    <w:rsid w:val="000D5B1B"/>
    <w:rsid w:val="000D615E"/>
    <w:rsid w:val="000D6E56"/>
    <w:rsid w:val="000E24EC"/>
    <w:rsid w:val="000E30CB"/>
    <w:rsid w:val="000E3A5F"/>
    <w:rsid w:val="000E5865"/>
    <w:rsid w:val="000E608A"/>
    <w:rsid w:val="000E6793"/>
    <w:rsid w:val="000F029A"/>
    <w:rsid w:val="000F1605"/>
    <w:rsid w:val="000F17D9"/>
    <w:rsid w:val="000F23DE"/>
    <w:rsid w:val="000F5C79"/>
    <w:rsid w:val="000F65F0"/>
    <w:rsid w:val="000F67D8"/>
    <w:rsid w:val="00102BB4"/>
    <w:rsid w:val="0010329B"/>
    <w:rsid w:val="00103517"/>
    <w:rsid w:val="001044F5"/>
    <w:rsid w:val="00105798"/>
    <w:rsid w:val="00106267"/>
    <w:rsid w:val="00110BCF"/>
    <w:rsid w:val="0011194C"/>
    <w:rsid w:val="00111B62"/>
    <w:rsid w:val="0011222A"/>
    <w:rsid w:val="001124C5"/>
    <w:rsid w:val="00112B95"/>
    <w:rsid w:val="001136AA"/>
    <w:rsid w:val="001144B2"/>
    <w:rsid w:val="00114656"/>
    <w:rsid w:val="00114A8B"/>
    <w:rsid w:val="00114F59"/>
    <w:rsid w:val="00117218"/>
    <w:rsid w:val="00117B52"/>
    <w:rsid w:val="001202DF"/>
    <w:rsid w:val="00120F33"/>
    <w:rsid w:val="0012164D"/>
    <w:rsid w:val="00122064"/>
    <w:rsid w:val="00124186"/>
    <w:rsid w:val="001246AE"/>
    <w:rsid w:val="00124F77"/>
    <w:rsid w:val="00125B43"/>
    <w:rsid w:val="00126378"/>
    <w:rsid w:val="00126573"/>
    <w:rsid w:val="0012716C"/>
    <w:rsid w:val="00130443"/>
    <w:rsid w:val="00131225"/>
    <w:rsid w:val="001316B1"/>
    <w:rsid w:val="001338F9"/>
    <w:rsid w:val="00133B8D"/>
    <w:rsid w:val="001343DC"/>
    <w:rsid w:val="00135BC7"/>
    <w:rsid w:val="00135D4E"/>
    <w:rsid w:val="001369CD"/>
    <w:rsid w:val="00137560"/>
    <w:rsid w:val="00137B89"/>
    <w:rsid w:val="001407BB"/>
    <w:rsid w:val="0014172A"/>
    <w:rsid w:val="00144443"/>
    <w:rsid w:val="00145571"/>
    <w:rsid w:val="00153021"/>
    <w:rsid w:val="00153CEC"/>
    <w:rsid w:val="0015555F"/>
    <w:rsid w:val="00155FAC"/>
    <w:rsid w:val="00156134"/>
    <w:rsid w:val="0015670F"/>
    <w:rsid w:val="00156B02"/>
    <w:rsid w:val="00157A3A"/>
    <w:rsid w:val="00157C96"/>
    <w:rsid w:val="00160C9F"/>
    <w:rsid w:val="00161C93"/>
    <w:rsid w:val="0016285E"/>
    <w:rsid w:val="00162BF3"/>
    <w:rsid w:val="00163891"/>
    <w:rsid w:val="00163AE0"/>
    <w:rsid w:val="001646E7"/>
    <w:rsid w:val="00165BB3"/>
    <w:rsid w:val="00165E1D"/>
    <w:rsid w:val="00166BE6"/>
    <w:rsid w:val="00170701"/>
    <w:rsid w:val="0017443B"/>
    <w:rsid w:val="00174E24"/>
    <w:rsid w:val="00175B2F"/>
    <w:rsid w:val="00175FE0"/>
    <w:rsid w:val="001764D3"/>
    <w:rsid w:val="0017750B"/>
    <w:rsid w:val="00177D08"/>
    <w:rsid w:val="00181913"/>
    <w:rsid w:val="001824D3"/>
    <w:rsid w:val="00182901"/>
    <w:rsid w:val="00182CCF"/>
    <w:rsid w:val="001837E6"/>
    <w:rsid w:val="0018421F"/>
    <w:rsid w:val="00186DB9"/>
    <w:rsid w:val="00187DFC"/>
    <w:rsid w:val="00190865"/>
    <w:rsid w:val="00190D36"/>
    <w:rsid w:val="00191587"/>
    <w:rsid w:val="00191B99"/>
    <w:rsid w:val="0019578A"/>
    <w:rsid w:val="00195C04"/>
    <w:rsid w:val="0019668B"/>
    <w:rsid w:val="00196EDC"/>
    <w:rsid w:val="0019718D"/>
    <w:rsid w:val="001A3661"/>
    <w:rsid w:val="001A56F4"/>
    <w:rsid w:val="001A5914"/>
    <w:rsid w:val="001A722A"/>
    <w:rsid w:val="001B122F"/>
    <w:rsid w:val="001B1DC6"/>
    <w:rsid w:val="001B3368"/>
    <w:rsid w:val="001B3E1E"/>
    <w:rsid w:val="001B5857"/>
    <w:rsid w:val="001B5F4C"/>
    <w:rsid w:val="001B61D0"/>
    <w:rsid w:val="001C03F0"/>
    <w:rsid w:val="001C099A"/>
    <w:rsid w:val="001C0E7D"/>
    <w:rsid w:val="001C1900"/>
    <w:rsid w:val="001C64AF"/>
    <w:rsid w:val="001C7975"/>
    <w:rsid w:val="001D3285"/>
    <w:rsid w:val="001D74D7"/>
    <w:rsid w:val="001D795C"/>
    <w:rsid w:val="001E026F"/>
    <w:rsid w:val="001E081D"/>
    <w:rsid w:val="001E0FCE"/>
    <w:rsid w:val="001E1BAA"/>
    <w:rsid w:val="001E21F2"/>
    <w:rsid w:val="001E246C"/>
    <w:rsid w:val="001E506C"/>
    <w:rsid w:val="001E6CB3"/>
    <w:rsid w:val="001E735A"/>
    <w:rsid w:val="001E7D84"/>
    <w:rsid w:val="001E7E5F"/>
    <w:rsid w:val="001F3BB7"/>
    <w:rsid w:val="001F41AD"/>
    <w:rsid w:val="001F4D8C"/>
    <w:rsid w:val="002008F4"/>
    <w:rsid w:val="00202BE0"/>
    <w:rsid w:val="00203186"/>
    <w:rsid w:val="00203E4E"/>
    <w:rsid w:val="00204006"/>
    <w:rsid w:val="00204B6B"/>
    <w:rsid w:val="00205114"/>
    <w:rsid w:val="00205A80"/>
    <w:rsid w:val="00205CA4"/>
    <w:rsid w:val="00205F29"/>
    <w:rsid w:val="002103BA"/>
    <w:rsid w:val="002142CB"/>
    <w:rsid w:val="0021494E"/>
    <w:rsid w:val="0021654B"/>
    <w:rsid w:val="00216B0B"/>
    <w:rsid w:val="0022093F"/>
    <w:rsid w:val="00223FE3"/>
    <w:rsid w:val="002264E5"/>
    <w:rsid w:val="0022740A"/>
    <w:rsid w:val="00227FAB"/>
    <w:rsid w:val="002304CD"/>
    <w:rsid w:val="00232478"/>
    <w:rsid w:val="00232823"/>
    <w:rsid w:val="0023630A"/>
    <w:rsid w:val="00236326"/>
    <w:rsid w:val="0023764A"/>
    <w:rsid w:val="00240BFC"/>
    <w:rsid w:val="00244DD1"/>
    <w:rsid w:val="0024500A"/>
    <w:rsid w:val="00250073"/>
    <w:rsid w:val="002510DA"/>
    <w:rsid w:val="00252309"/>
    <w:rsid w:val="00253B2B"/>
    <w:rsid w:val="00255274"/>
    <w:rsid w:val="0025537E"/>
    <w:rsid w:val="00256315"/>
    <w:rsid w:val="0025779E"/>
    <w:rsid w:val="002579F4"/>
    <w:rsid w:val="0026131D"/>
    <w:rsid w:val="00262750"/>
    <w:rsid w:val="002641E9"/>
    <w:rsid w:val="002642D7"/>
    <w:rsid w:val="00264BFB"/>
    <w:rsid w:val="0026663A"/>
    <w:rsid w:val="0027050A"/>
    <w:rsid w:val="002732C5"/>
    <w:rsid w:val="00273A39"/>
    <w:rsid w:val="00274485"/>
    <w:rsid w:val="00274C12"/>
    <w:rsid w:val="002755E7"/>
    <w:rsid w:val="00277810"/>
    <w:rsid w:val="002808C0"/>
    <w:rsid w:val="00282295"/>
    <w:rsid w:val="00284E07"/>
    <w:rsid w:val="00286F93"/>
    <w:rsid w:val="00287C7F"/>
    <w:rsid w:val="00293D79"/>
    <w:rsid w:val="00296EE5"/>
    <w:rsid w:val="00297EF0"/>
    <w:rsid w:val="002A065E"/>
    <w:rsid w:val="002A1A38"/>
    <w:rsid w:val="002A2E93"/>
    <w:rsid w:val="002A3434"/>
    <w:rsid w:val="002A381D"/>
    <w:rsid w:val="002A4157"/>
    <w:rsid w:val="002A52A9"/>
    <w:rsid w:val="002A71C1"/>
    <w:rsid w:val="002B13C5"/>
    <w:rsid w:val="002B25B7"/>
    <w:rsid w:val="002B3841"/>
    <w:rsid w:val="002B4FF2"/>
    <w:rsid w:val="002B55F0"/>
    <w:rsid w:val="002B5B14"/>
    <w:rsid w:val="002B5EDF"/>
    <w:rsid w:val="002C012F"/>
    <w:rsid w:val="002C0C1A"/>
    <w:rsid w:val="002C0EA6"/>
    <w:rsid w:val="002C2183"/>
    <w:rsid w:val="002C3859"/>
    <w:rsid w:val="002C3FB0"/>
    <w:rsid w:val="002C4538"/>
    <w:rsid w:val="002C6630"/>
    <w:rsid w:val="002D0B39"/>
    <w:rsid w:val="002D0EFB"/>
    <w:rsid w:val="002D2CC9"/>
    <w:rsid w:val="002D2DF3"/>
    <w:rsid w:val="002D36AA"/>
    <w:rsid w:val="002D481B"/>
    <w:rsid w:val="002D5EEE"/>
    <w:rsid w:val="002D7110"/>
    <w:rsid w:val="002E08ED"/>
    <w:rsid w:val="002E0E33"/>
    <w:rsid w:val="002E1BAA"/>
    <w:rsid w:val="002E2406"/>
    <w:rsid w:val="002E318F"/>
    <w:rsid w:val="002E47B6"/>
    <w:rsid w:val="002E730C"/>
    <w:rsid w:val="002F0970"/>
    <w:rsid w:val="002F1B6E"/>
    <w:rsid w:val="002F41AA"/>
    <w:rsid w:val="002F542A"/>
    <w:rsid w:val="002F5E41"/>
    <w:rsid w:val="002F5E65"/>
    <w:rsid w:val="002F6463"/>
    <w:rsid w:val="002F7618"/>
    <w:rsid w:val="002F77A8"/>
    <w:rsid w:val="003001F0"/>
    <w:rsid w:val="003002D0"/>
    <w:rsid w:val="0030030C"/>
    <w:rsid w:val="0030049A"/>
    <w:rsid w:val="00301BFF"/>
    <w:rsid w:val="00301EE1"/>
    <w:rsid w:val="003023AD"/>
    <w:rsid w:val="003056C4"/>
    <w:rsid w:val="00305D6B"/>
    <w:rsid w:val="003102D1"/>
    <w:rsid w:val="00311133"/>
    <w:rsid w:val="00311469"/>
    <w:rsid w:val="00312605"/>
    <w:rsid w:val="003151F6"/>
    <w:rsid w:val="003158E9"/>
    <w:rsid w:val="00316652"/>
    <w:rsid w:val="0031685B"/>
    <w:rsid w:val="003174A1"/>
    <w:rsid w:val="003175DB"/>
    <w:rsid w:val="00320B33"/>
    <w:rsid w:val="00321129"/>
    <w:rsid w:val="00327CAB"/>
    <w:rsid w:val="00327E26"/>
    <w:rsid w:val="00327FF9"/>
    <w:rsid w:val="00331743"/>
    <w:rsid w:val="00331B6B"/>
    <w:rsid w:val="00333B4D"/>
    <w:rsid w:val="00333E96"/>
    <w:rsid w:val="00334F42"/>
    <w:rsid w:val="003351C4"/>
    <w:rsid w:val="00341009"/>
    <w:rsid w:val="0034176C"/>
    <w:rsid w:val="00342B0F"/>
    <w:rsid w:val="0034409C"/>
    <w:rsid w:val="00344EB4"/>
    <w:rsid w:val="00345A1F"/>
    <w:rsid w:val="003468EA"/>
    <w:rsid w:val="003474DC"/>
    <w:rsid w:val="00347F9D"/>
    <w:rsid w:val="0035022D"/>
    <w:rsid w:val="00352FEB"/>
    <w:rsid w:val="00353680"/>
    <w:rsid w:val="00354868"/>
    <w:rsid w:val="00354EDD"/>
    <w:rsid w:val="00355819"/>
    <w:rsid w:val="00355DDB"/>
    <w:rsid w:val="003565B3"/>
    <w:rsid w:val="003601B9"/>
    <w:rsid w:val="0036196E"/>
    <w:rsid w:val="00362C33"/>
    <w:rsid w:val="00362DE5"/>
    <w:rsid w:val="00362DE8"/>
    <w:rsid w:val="00363AF1"/>
    <w:rsid w:val="0036442D"/>
    <w:rsid w:val="00364B99"/>
    <w:rsid w:val="00365787"/>
    <w:rsid w:val="00365EEF"/>
    <w:rsid w:val="0036687C"/>
    <w:rsid w:val="00366F2E"/>
    <w:rsid w:val="003672DD"/>
    <w:rsid w:val="00371DD3"/>
    <w:rsid w:val="00372641"/>
    <w:rsid w:val="00374025"/>
    <w:rsid w:val="00374EF4"/>
    <w:rsid w:val="003769EB"/>
    <w:rsid w:val="00376EA2"/>
    <w:rsid w:val="0037760F"/>
    <w:rsid w:val="0038069C"/>
    <w:rsid w:val="003818A0"/>
    <w:rsid w:val="003837D6"/>
    <w:rsid w:val="00383AFD"/>
    <w:rsid w:val="0038651C"/>
    <w:rsid w:val="0039047F"/>
    <w:rsid w:val="00390EA7"/>
    <w:rsid w:val="003928A2"/>
    <w:rsid w:val="003930C1"/>
    <w:rsid w:val="00393227"/>
    <w:rsid w:val="00393C97"/>
    <w:rsid w:val="00394E6E"/>
    <w:rsid w:val="003965A9"/>
    <w:rsid w:val="003A2092"/>
    <w:rsid w:val="003A211F"/>
    <w:rsid w:val="003A2133"/>
    <w:rsid w:val="003A286E"/>
    <w:rsid w:val="003A427C"/>
    <w:rsid w:val="003A480F"/>
    <w:rsid w:val="003A4B4D"/>
    <w:rsid w:val="003A5F58"/>
    <w:rsid w:val="003A786D"/>
    <w:rsid w:val="003B3151"/>
    <w:rsid w:val="003B3B91"/>
    <w:rsid w:val="003B40AF"/>
    <w:rsid w:val="003B4C54"/>
    <w:rsid w:val="003B5B51"/>
    <w:rsid w:val="003B6506"/>
    <w:rsid w:val="003B6B68"/>
    <w:rsid w:val="003C091B"/>
    <w:rsid w:val="003C0DC1"/>
    <w:rsid w:val="003C2ECC"/>
    <w:rsid w:val="003C494A"/>
    <w:rsid w:val="003C7639"/>
    <w:rsid w:val="003C793D"/>
    <w:rsid w:val="003C7A2A"/>
    <w:rsid w:val="003D0237"/>
    <w:rsid w:val="003D21ED"/>
    <w:rsid w:val="003D336C"/>
    <w:rsid w:val="003D60B2"/>
    <w:rsid w:val="003E02B9"/>
    <w:rsid w:val="003E15BE"/>
    <w:rsid w:val="003E25B9"/>
    <w:rsid w:val="003E45A3"/>
    <w:rsid w:val="003E6E04"/>
    <w:rsid w:val="003F1F0B"/>
    <w:rsid w:val="003F20B5"/>
    <w:rsid w:val="003F49CE"/>
    <w:rsid w:val="003F56CD"/>
    <w:rsid w:val="003F589D"/>
    <w:rsid w:val="003F74D1"/>
    <w:rsid w:val="00401A34"/>
    <w:rsid w:val="00402FAE"/>
    <w:rsid w:val="00403140"/>
    <w:rsid w:val="004063CA"/>
    <w:rsid w:val="00407CD0"/>
    <w:rsid w:val="004102C7"/>
    <w:rsid w:val="00410DCC"/>
    <w:rsid w:val="00411589"/>
    <w:rsid w:val="00412AAD"/>
    <w:rsid w:val="00412E9E"/>
    <w:rsid w:val="00413D4C"/>
    <w:rsid w:val="00414854"/>
    <w:rsid w:val="00416A03"/>
    <w:rsid w:val="00416FA5"/>
    <w:rsid w:val="00420991"/>
    <w:rsid w:val="0042661E"/>
    <w:rsid w:val="0043078B"/>
    <w:rsid w:val="004310E8"/>
    <w:rsid w:val="0043225C"/>
    <w:rsid w:val="00434001"/>
    <w:rsid w:val="00435B22"/>
    <w:rsid w:val="00436597"/>
    <w:rsid w:val="00436797"/>
    <w:rsid w:val="00437685"/>
    <w:rsid w:val="00437C27"/>
    <w:rsid w:val="00441136"/>
    <w:rsid w:val="00442AFF"/>
    <w:rsid w:val="004436DB"/>
    <w:rsid w:val="00443A7B"/>
    <w:rsid w:val="00443BF9"/>
    <w:rsid w:val="00444837"/>
    <w:rsid w:val="004504E1"/>
    <w:rsid w:val="004526D6"/>
    <w:rsid w:val="00452F09"/>
    <w:rsid w:val="00453067"/>
    <w:rsid w:val="00453FDB"/>
    <w:rsid w:val="004540D5"/>
    <w:rsid w:val="00454B6F"/>
    <w:rsid w:val="00457785"/>
    <w:rsid w:val="00461563"/>
    <w:rsid w:val="004621EA"/>
    <w:rsid w:val="00462624"/>
    <w:rsid w:val="00464BE1"/>
    <w:rsid w:val="004668DB"/>
    <w:rsid w:val="00466C4E"/>
    <w:rsid w:val="00467B29"/>
    <w:rsid w:val="00470721"/>
    <w:rsid w:val="00470BC6"/>
    <w:rsid w:val="004718AE"/>
    <w:rsid w:val="004733F8"/>
    <w:rsid w:val="00473848"/>
    <w:rsid w:val="00475B6D"/>
    <w:rsid w:val="00477AA1"/>
    <w:rsid w:val="0048072E"/>
    <w:rsid w:val="004853CB"/>
    <w:rsid w:val="00487B20"/>
    <w:rsid w:val="00491CC2"/>
    <w:rsid w:val="00493CFD"/>
    <w:rsid w:val="0049665C"/>
    <w:rsid w:val="00496866"/>
    <w:rsid w:val="00497952"/>
    <w:rsid w:val="004979AF"/>
    <w:rsid w:val="004A077B"/>
    <w:rsid w:val="004A256F"/>
    <w:rsid w:val="004A47F6"/>
    <w:rsid w:val="004A4D89"/>
    <w:rsid w:val="004A612F"/>
    <w:rsid w:val="004A7CF0"/>
    <w:rsid w:val="004B037F"/>
    <w:rsid w:val="004B32FD"/>
    <w:rsid w:val="004B4264"/>
    <w:rsid w:val="004B49D6"/>
    <w:rsid w:val="004B687E"/>
    <w:rsid w:val="004B79E0"/>
    <w:rsid w:val="004C04D2"/>
    <w:rsid w:val="004C3F1A"/>
    <w:rsid w:val="004C687D"/>
    <w:rsid w:val="004D3BAA"/>
    <w:rsid w:val="004D455F"/>
    <w:rsid w:val="004D4ED6"/>
    <w:rsid w:val="004D61F6"/>
    <w:rsid w:val="004D68A6"/>
    <w:rsid w:val="004D6E2E"/>
    <w:rsid w:val="004D7257"/>
    <w:rsid w:val="004E014D"/>
    <w:rsid w:val="004E0631"/>
    <w:rsid w:val="004E0AEF"/>
    <w:rsid w:val="004E2340"/>
    <w:rsid w:val="004E3768"/>
    <w:rsid w:val="004E37DE"/>
    <w:rsid w:val="004E3BEA"/>
    <w:rsid w:val="004E432E"/>
    <w:rsid w:val="004E52C7"/>
    <w:rsid w:val="004E5A2A"/>
    <w:rsid w:val="004E631C"/>
    <w:rsid w:val="004E72BB"/>
    <w:rsid w:val="004E7692"/>
    <w:rsid w:val="004E7F78"/>
    <w:rsid w:val="004F0079"/>
    <w:rsid w:val="004F0B8D"/>
    <w:rsid w:val="004F152A"/>
    <w:rsid w:val="004F3576"/>
    <w:rsid w:val="004F5723"/>
    <w:rsid w:val="004F6D0A"/>
    <w:rsid w:val="004F7E67"/>
    <w:rsid w:val="005012D6"/>
    <w:rsid w:val="00501E16"/>
    <w:rsid w:val="00502CA0"/>
    <w:rsid w:val="00503BFC"/>
    <w:rsid w:val="00504EF0"/>
    <w:rsid w:val="005056AF"/>
    <w:rsid w:val="00506919"/>
    <w:rsid w:val="005074B5"/>
    <w:rsid w:val="0050761A"/>
    <w:rsid w:val="0051017C"/>
    <w:rsid w:val="0051054F"/>
    <w:rsid w:val="005109E3"/>
    <w:rsid w:val="00511603"/>
    <w:rsid w:val="0051276F"/>
    <w:rsid w:val="00514310"/>
    <w:rsid w:val="00515460"/>
    <w:rsid w:val="005154D5"/>
    <w:rsid w:val="005157F8"/>
    <w:rsid w:val="00515D32"/>
    <w:rsid w:val="00515FA5"/>
    <w:rsid w:val="005173C0"/>
    <w:rsid w:val="00523751"/>
    <w:rsid w:val="0052392B"/>
    <w:rsid w:val="00524DA8"/>
    <w:rsid w:val="005254E2"/>
    <w:rsid w:val="00525659"/>
    <w:rsid w:val="00525760"/>
    <w:rsid w:val="00527370"/>
    <w:rsid w:val="00530BAE"/>
    <w:rsid w:val="0053238A"/>
    <w:rsid w:val="00533083"/>
    <w:rsid w:val="00533747"/>
    <w:rsid w:val="005342DC"/>
    <w:rsid w:val="00534B82"/>
    <w:rsid w:val="00534B89"/>
    <w:rsid w:val="00535E70"/>
    <w:rsid w:val="00537E75"/>
    <w:rsid w:val="00541021"/>
    <w:rsid w:val="005413E9"/>
    <w:rsid w:val="005414F7"/>
    <w:rsid w:val="00541E0B"/>
    <w:rsid w:val="00542AAB"/>
    <w:rsid w:val="00544E4D"/>
    <w:rsid w:val="00544F09"/>
    <w:rsid w:val="005466D0"/>
    <w:rsid w:val="00550650"/>
    <w:rsid w:val="00550C1A"/>
    <w:rsid w:val="00552423"/>
    <w:rsid w:val="00555170"/>
    <w:rsid w:val="005554C8"/>
    <w:rsid w:val="00556107"/>
    <w:rsid w:val="005568C6"/>
    <w:rsid w:val="00560325"/>
    <w:rsid w:val="005611C9"/>
    <w:rsid w:val="0056218B"/>
    <w:rsid w:val="005640D2"/>
    <w:rsid w:val="00565154"/>
    <w:rsid w:val="0056589A"/>
    <w:rsid w:val="00565E64"/>
    <w:rsid w:val="0056660E"/>
    <w:rsid w:val="00566A28"/>
    <w:rsid w:val="0057137F"/>
    <w:rsid w:val="005741FC"/>
    <w:rsid w:val="00576CCD"/>
    <w:rsid w:val="0057720A"/>
    <w:rsid w:val="00577687"/>
    <w:rsid w:val="00581232"/>
    <w:rsid w:val="005819FF"/>
    <w:rsid w:val="005822E8"/>
    <w:rsid w:val="00583EB5"/>
    <w:rsid w:val="00585112"/>
    <w:rsid w:val="0058577A"/>
    <w:rsid w:val="00586306"/>
    <w:rsid w:val="00587F46"/>
    <w:rsid w:val="0059178E"/>
    <w:rsid w:val="00591C46"/>
    <w:rsid w:val="00593F6D"/>
    <w:rsid w:val="0059495B"/>
    <w:rsid w:val="005958F8"/>
    <w:rsid w:val="005A0C6E"/>
    <w:rsid w:val="005A1A52"/>
    <w:rsid w:val="005A1CBD"/>
    <w:rsid w:val="005A27E3"/>
    <w:rsid w:val="005A2AE1"/>
    <w:rsid w:val="005A31ED"/>
    <w:rsid w:val="005A4029"/>
    <w:rsid w:val="005A44B8"/>
    <w:rsid w:val="005A6077"/>
    <w:rsid w:val="005A7263"/>
    <w:rsid w:val="005B0733"/>
    <w:rsid w:val="005B08ED"/>
    <w:rsid w:val="005B310C"/>
    <w:rsid w:val="005B4CFA"/>
    <w:rsid w:val="005B6080"/>
    <w:rsid w:val="005C04C9"/>
    <w:rsid w:val="005C119F"/>
    <w:rsid w:val="005C21E9"/>
    <w:rsid w:val="005C2F9A"/>
    <w:rsid w:val="005C612B"/>
    <w:rsid w:val="005D172A"/>
    <w:rsid w:val="005D1898"/>
    <w:rsid w:val="005D221C"/>
    <w:rsid w:val="005D31B5"/>
    <w:rsid w:val="005D3344"/>
    <w:rsid w:val="005D361C"/>
    <w:rsid w:val="005D4024"/>
    <w:rsid w:val="005D4400"/>
    <w:rsid w:val="005D4C04"/>
    <w:rsid w:val="005E3BB9"/>
    <w:rsid w:val="005E42B4"/>
    <w:rsid w:val="005E4783"/>
    <w:rsid w:val="005E5AE6"/>
    <w:rsid w:val="005E659E"/>
    <w:rsid w:val="005E6AD3"/>
    <w:rsid w:val="005E7A17"/>
    <w:rsid w:val="005F25D1"/>
    <w:rsid w:val="005F2B6F"/>
    <w:rsid w:val="005F2FF5"/>
    <w:rsid w:val="005F348E"/>
    <w:rsid w:val="005F46DE"/>
    <w:rsid w:val="005F7594"/>
    <w:rsid w:val="005F7A76"/>
    <w:rsid w:val="005F7CFF"/>
    <w:rsid w:val="00600298"/>
    <w:rsid w:val="00600E78"/>
    <w:rsid w:val="00601049"/>
    <w:rsid w:val="00603A90"/>
    <w:rsid w:val="006058CC"/>
    <w:rsid w:val="00605CFF"/>
    <w:rsid w:val="00605DD9"/>
    <w:rsid w:val="00607365"/>
    <w:rsid w:val="006076F8"/>
    <w:rsid w:val="00607C1F"/>
    <w:rsid w:val="00611B8E"/>
    <w:rsid w:val="00611ED9"/>
    <w:rsid w:val="00612E1A"/>
    <w:rsid w:val="006132FF"/>
    <w:rsid w:val="00613301"/>
    <w:rsid w:val="0061421E"/>
    <w:rsid w:val="0061469B"/>
    <w:rsid w:val="006146FB"/>
    <w:rsid w:val="006161A0"/>
    <w:rsid w:val="0061626A"/>
    <w:rsid w:val="0061717E"/>
    <w:rsid w:val="00620C7A"/>
    <w:rsid w:val="00620E2A"/>
    <w:rsid w:val="00622031"/>
    <w:rsid w:val="006227FC"/>
    <w:rsid w:val="0062340D"/>
    <w:rsid w:val="00623614"/>
    <w:rsid w:val="00624EB2"/>
    <w:rsid w:val="006265CE"/>
    <w:rsid w:val="00626F2A"/>
    <w:rsid w:val="0062702A"/>
    <w:rsid w:val="00627235"/>
    <w:rsid w:val="0062725B"/>
    <w:rsid w:val="00627C04"/>
    <w:rsid w:val="006306F3"/>
    <w:rsid w:val="006310EE"/>
    <w:rsid w:val="00632151"/>
    <w:rsid w:val="00632446"/>
    <w:rsid w:val="00636921"/>
    <w:rsid w:val="00640D0C"/>
    <w:rsid w:val="00640D24"/>
    <w:rsid w:val="00640FC9"/>
    <w:rsid w:val="00642D98"/>
    <w:rsid w:val="00644CD7"/>
    <w:rsid w:val="00644EAA"/>
    <w:rsid w:val="00645D29"/>
    <w:rsid w:val="00646274"/>
    <w:rsid w:val="00647602"/>
    <w:rsid w:val="006477CC"/>
    <w:rsid w:val="00653309"/>
    <w:rsid w:val="006548F5"/>
    <w:rsid w:val="00654C18"/>
    <w:rsid w:val="0065691E"/>
    <w:rsid w:val="0065737E"/>
    <w:rsid w:val="00657AF4"/>
    <w:rsid w:val="006600D1"/>
    <w:rsid w:val="0066078F"/>
    <w:rsid w:val="00661DC2"/>
    <w:rsid w:val="00663042"/>
    <w:rsid w:val="0066345C"/>
    <w:rsid w:val="006662FB"/>
    <w:rsid w:val="0066792F"/>
    <w:rsid w:val="006705B7"/>
    <w:rsid w:val="0067186E"/>
    <w:rsid w:val="00671990"/>
    <w:rsid w:val="006724DE"/>
    <w:rsid w:val="006729CF"/>
    <w:rsid w:val="00672DC3"/>
    <w:rsid w:val="00673AEE"/>
    <w:rsid w:val="00674084"/>
    <w:rsid w:val="00675190"/>
    <w:rsid w:val="006754F6"/>
    <w:rsid w:val="00676103"/>
    <w:rsid w:val="00676725"/>
    <w:rsid w:val="00677746"/>
    <w:rsid w:val="00680E75"/>
    <w:rsid w:val="00681FE2"/>
    <w:rsid w:val="0068307B"/>
    <w:rsid w:val="006832D2"/>
    <w:rsid w:val="0068589A"/>
    <w:rsid w:val="00685FEF"/>
    <w:rsid w:val="00690CC2"/>
    <w:rsid w:val="00691449"/>
    <w:rsid w:val="00694F64"/>
    <w:rsid w:val="00695523"/>
    <w:rsid w:val="00695ACF"/>
    <w:rsid w:val="00695D28"/>
    <w:rsid w:val="00695F9F"/>
    <w:rsid w:val="0069657F"/>
    <w:rsid w:val="00696972"/>
    <w:rsid w:val="00697405"/>
    <w:rsid w:val="006A2DC3"/>
    <w:rsid w:val="006A3BAA"/>
    <w:rsid w:val="006A40D9"/>
    <w:rsid w:val="006A410B"/>
    <w:rsid w:val="006A62A5"/>
    <w:rsid w:val="006A6ACB"/>
    <w:rsid w:val="006A70B8"/>
    <w:rsid w:val="006A767C"/>
    <w:rsid w:val="006A78C3"/>
    <w:rsid w:val="006B2789"/>
    <w:rsid w:val="006B3F55"/>
    <w:rsid w:val="006B50C2"/>
    <w:rsid w:val="006B7323"/>
    <w:rsid w:val="006B7B41"/>
    <w:rsid w:val="006C0714"/>
    <w:rsid w:val="006C0718"/>
    <w:rsid w:val="006C0DA0"/>
    <w:rsid w:val="006C0DEC"/>
    <w:rsid w:val="006C3059"/>
    <w:rsid w:val="006C3DF6"/>
    <w:rsid w:val="006C3E43"/>
    <w:rsid w:val="006C5439"/>
    <w:rsid w:val="006C630D"/>
    <w:rsid w:val="006C7D6A"/>
    <w:rsid w:val="006D0E4A"/>
    <w:rsid w:val="006D16BE"/>
    <w:rsid w:val="006D1B01"/>
    <w:rsid w:val="006D2179"/>
    <w:rsid w:val="006E109A"/>
    <w:rsid w:val="006E14CC"/>
    <w:rsid w:val="006E15FE"/>
    <w:rsid w:val="006E281E"/>
    <w:rsid w:val="006E43B6"/>
    <w:rsid w:val="006E4C27"/>
    <w:rsid w:val="006E5E0D"/>
    <w:rsid w:val="006E602F"/>
    <w:rsid w:val="006E6B7B"/>
    <w:rsid w:val="006F09D8"/>
    <w:rsid w:val="006F25C8"/>
    <w:rsid w:val="006F3708"/>
    <w:rsid w:val="006F405C"/>
    <w:rsid w:val="006F4119"/>
    <w:rsid w:val="006F4415"/>
    <w:rsid w:val="006F5991"/>
    <w:rsid w:val="006F60B2"/>
    <w:rsid w:val="006F6604"/>
    <w:rsid w:val="006F7394"/>
    <w:rsid w:val="00700DB8"/>
    <w:rsid w:val="007019B3"/>
    <w:rsid w:val="00701C46"/>
    <w:rsid w:val="007031B8"/>
    <w:rsid w:val="007041EB"/>
    <w:rsid w:val="00705BE9"/>
    <w:rsid w:val="00707184"/>
    <w:rsid w:val="007079C8"/>
    <w:rsid w:val="00711C49"/>
    <w:rsid w:val="00712199"/>
    <w:rsid w:val="007137F2"/>
    <w:rsid w:val="00715001"/>
    <w:rsid w:val="00715AAA"/>
    <w:rsid w:val="0071738E"/>
    <w:rsid w:val="0071772B"/>
    <w:rsid w:val="007209B6"/>
    <w:rsid w:val="0072103F"/>
    <w:rsid w:val="0072288E"/>
    <w:rsid w:val="00724281"/>
    <w:rsid w:val="00724667"/>
    <w:rsid w:val="007247A3"/>
    <w:rsid w:val="00724D09"/>
    <w:rsid w:val="00724F97"/>
    <w:rsid w:val="007259B9"/>
    <w:rsid w:val="007270C3"/>
    <w:rsid w:val="0072769C"/>
    <w:rsid w:val="007309D9"/>
    <w:rsid w:val="00730B2D"/>
    <w:rsid w:val="007327DB"/>
    <w:rsid w:val="007329E6"/>
    <w:rsid w:val="0073314C"/>
    <w:rsid w:val="00737DC2"/>
    <w:rsid w:val="0074151A"/>
    <w:rsid w:val="0074306E"/>
    <w:rsid w:val="00743C75"/>
    <w:rsid w:val="00744D97"/>
    <w:rsid w:val="00745831"/>
    <w:rsid w:val="007468A9"/>
    <w:rsid w:val="00746976"/>
    <w:rsid w:val="00746BCC"/>
    <w:rsid w:val="0074716D"/>
    <w:rsid w:val="00747DCE"/>
    <w:rsid w:val="00751814"/>
    <w:rsid w:val="00752348"/>
    <w:rsid w:val="00753CE1"/>
    <w:rsid w:val="00755F17"/>
    <w:rsid w:val="007573B2"/>
    <w:rsid w:val="007611C7"/>
    <w:rsid w:val="00764041"/>
    <w:rsid w:val="007649BA"/>
    <w:rsid w:val="007654EB"/>
    <w:rsid w:val="00765EA4"/>
    <w:rsid w:val="00767C27"/>
    <w:rsid w:val="00771D3F"/>
    <w:rsid w:val="00773F78"/>
    <w:rsid w:val="00774159"/>
    <w:rsid w:val="007757CB"/>
    <w:rsid w:val="00775F11"/>
    <w:rsid w:val="00776243"/>
    <w:rsid w:val="0077662F"/>
    <w:rsid w:val="00781ED5"/>
    <w:rsid w:val="00783C64"/>
    <w:rsid w:val="00786F8F"/>
    <w:rsid w:val="00787E73"/>
    <w:rsid w:val="0079045D"/>
    <w:rsid w:val="007912E0"/>
    <w:rsid w:val="0079137A"/>
    <w:rsid w:val="007932B1"/>
    <w:rsid w:val="00793ECE"/>
    <w:rsid w:val="00794E2D"/>
    <w:rsid w:val="00795CC5"/>
    <w:rsid w:val="007A001B"/>
    <w:rsid w:val="007A0C75"/>
    <w:rsid w:val="007A262A"/>
    <w:rsid w:val="007A2AD4"/>
    <w:rsid w:val="007A3289"/>
    <w:rsid w:val="007A38F0"/>
    <w:rsid w:val="007A4991"/>
    <w:rsid w:val="007A52BF"/>
    <w:rsid w:val="007A61E7"/>
    <w:rsid w:val="007A7E18"/>
    <w:rsid w:val="007B4526"/>
    <w:rsid w:val="007B4BF2"/>
    <w:rsid w:val="007B56F1"/>
    <w:rsid w:val="007B5E4D"/>
    <w:rsid w:val="007C0492"/>
    <w:rsid w:val="007C0857"/>
    <w:rsid w:val="007C1FE8"/>
    <w:rsid w:val="007C2F99"/>
    <w:rsid w:val="007C38E7"/>
    <w:rsid w:val="007C3F7F"/>
    <w:rsid w:val="007C419A"/>
    <w:rsid w:val="007C4F5E"/>
    <w:rsid w:val="007C519E"/>
    <w:rsid w:val="007C535B"/>
    <w:rsid w:val="007C57CD"/>
    <w:rsid w:val="007C7CC9"/>
    <w:rsid w:val="007D031F"/>
    <w:rsid w:val="007D3AE4"/>
    <w:rsid w:val="007D43A0"/>
    <w:rsid w:val="007D7477"/>
    <w:rsid w:val="007E08C9"/>
    <w:rsid w:val="007E0C76"/>
    <w:rsid w:val="007E37F8"/>
    <w:rsid w:val="007E4DB9"/>
    <w:rsid w:val="007E56CB"/>
    <w:rsid w:val="007F01D2"/>
    <w:rsid w:val="007F10BE"/>
    <w:rsid w:val="007F3F33"/>
    <w:rsid w:val="007F46EB"/>
    <w:rsid w:val="007F5B13"/>
    <w:rsid w:val="007F63CF"/>
    <w:rsid w:val="007F66D9"/>
    <w:rsid w:val="007F6746"/>
    <w:rsid w:val="007F6767"/>
    <w:rsid w:val="007F6CCD"/>
    <w:rsid w:val="007F717F"/>
    <w:rsid w:val="007F742A"/>
    <w:rsid w:val="00800A5C"/>
    <w:rsid w:val="00800A63"/>
    <w:rsid w:val="00800CBC"/>
    <w:rsid w:val="00800D0D"/>
    <w:rsid w:val="0080168D"/>
    <w:rsid w:val="008017F2"/>
    <w:rsid w:val="00801CA6"/>
    <w:rsid w:val="0080296D"/>
    <w:rsid w:val="0080420F"/>
    <w:rsid w:val="008042A8"/>
    <w:rsid w:val="00805B77"/>
    <w:rsid w:val="00806DAB"/>
    <w:rsid w:val="00806EA3"/>
    <w:rsid w:val="00812254"/>
    <w:rsid w:val="00812A23"/>
    <w:rsid w:val="00813425"/>
    <w:rsid w:val="0081342F"/>
    <w:rsid w:val="00813C24"/>
    <w:rsid w:val="00813C45"/>
    <w:rsid w:val="00814C06"/>
    <w:rsid w:val="0081570C"/>
    <w:rsid w:val="0082451A"/>
    <w:rsid w:val="00825431"/>
    <w:rsid w:val="008267F7"/>
    <w:rsid w:val="008276CF"/>
    <w:rsid w:val="008313A4"/>
    <w:rsid w:val="0083222B"/>
    <w:rsid w:val="00832712"/>
    <w:rsid w:val="00832B65"/>
    <w:rsid w:val="00833DD9"/>
    <w:rsid w:val="008348E6"/>
    <w:rsid w:val="00835AB8"/>
    <w:rsid w:val="008362B9"/>
    <w:rsid w:val="00836741"/>
    <w:rsid w:val="00836756"/>
    <w:rsid w:val="0083753C"/>
    <w:rsid w:val="008404D8"/>
    <w:rsid w:val="00840818"/>
    <w:rsid w:val="00840B1E"/>
    <w:rsid w:val="00842C5D"/>
    <w:rsid w:val="0084311A"/>
    <w:rsid w:val="0084766C"/>
    <w:rsid w:val="00847E72"/>
    <w:rsid w:val="0085047E"/>
    <w:rsid w:val="00851EDE"/>
    <w:rsid w:val="00852C13"/>
    <w:rsid w:val="00853287"/>
    <w:rsid w:val="0085340A"/>
    <w:rsid w:val="00853F5E"/>
    <w:rsid w:val="00854679"/>
    <w:rsid w:val="00855A20"/>
    <w:rsid w:val="00857574"/>
    <w:rsid w:val="00860798"/>
    <w:rsid w:val="00864A41"/>
    <w:rsid w:val="0086572A"/>
    <w:rsid w:val="00865BEB"/>
    <w:rsid w:val="008665B0"/>
    <w:rsid w:val="00872307"/>
    <w:rsid w:val="008734F0"/>
    <w:rsid w:val="00874619"/>
    <w:rsid w:val="0087555D"/>
    <w:rsid w:val="0087665A"/>
    <w:rsid w:val="00876B73"/>
    <w:rsid w:val="00880BC1"/>
    <w:rsid w:val="00882392"/>
    <w:rsid w:val="008824B7"/>
    <w:rsid w:val="008837A3"/>
    <w:rsid w:val="00883C08"/>
    <w:rsid w:val="00883D36"/>
    <w:rsid w:val="00885303"/>
    <w:rsid w:val="0088711A"/>
    <w:rsid w:val="00887B8E"/>
    <w:rsid w:val="008907BD"/>
    <w:rsid w:val="008911D0"/>
    <w:rsid w:val="00891EEB"/>
    <w:rsid w:val="00893B5A"/>
    <w:rsid w:val="0089655E"/>
    <w:rsid w:val="00896EFF"/>
    <w:rsid w:val="008972BA"/>
    <w:rsid w:val="008A0B5F"/>
    <w:rsid w:val="008A2264"/>
    <w:rsid w:val="008A280E"/>
    <w:rsid w:val="008A3CA2"/>
    <w:rsid w:val="008A599A"/>
    <w:rsid w:val="008A60BE"/>
    <w:rsid w:val="008A610C"/>
    <w:rsid w:val="008A65E4"/>
    <w:rsid w:val="008B008D"/>
    <w:rsid w:val="008B029E"/>
    <w:rsid w:val="008B073A"/>
    <w:rsid w:val="008B2D0A"/>
    <w:rsid w:val="008B3CA9"/>
    <w:rsid w:val="008B50D9"/>
    <w:rsid w:val="008B538D"/>
    <w:rsid w:val="008B579E"/>
    <w:rsid w:val="008B6287"/>
    <w:rsid w:val="008B6D26"/>
    <w:rsid w:val="008B7276"/>
    <w:rsid w:val="008C0134"/>
    <w:rsid w:val="008C089C"/>
    <w:rsid w:val="008C1544"/>
    <w:rsid w:val="008C39EF"/>
    <w:rsid w:val="008C4474"/>
    <w:rsid w:val="008C4C2D"/>
    <w:rsid w:val="008C57FD"/>
    <w:rsid w:val="008C58D7"/>
    <w:rsid w:val="008C5A0D"/>
    <w:rsid w:val="008C7B5C"/>
    <w:rsid w:val="008D0A84"/>
    <w:rsid w:val="008D1178"/>
    <w:rsid w:val="008D1755"/>
    <w:rsid w:val="008D1F05"/>
    <w:rsid w:val="008D2C80"/>
    <w:rsid w:val="008D326F"/>
    <w:rsid w:val="008D477E"/>
    <w:rsid w:val="008D492D"/>
    <w:rsid w:val="008D4FEB"/>
    <w:rsid w:val="008D566B"/>
    <w:rsid w:val="008D57D7"/>
    <w:rsid w:val="008D6B9E"/>
    <w:rsid w:val="008E1F9E"/>
    <w:rsid w:val="008E5AE3"/>
    <w:rsid w:val="008E6FB0"/>
    <w:rsid w:val="008F0E67"/>
    <w:rsid w:val="008F15DA"/>
    <w:rsid w:val="008F1D28"/>
    <w:rsid w:val="008F427E"/>
    <w:rsid w:val="008F6E54"/>
    <w:rsid w:val="009006AE"/>
    <w:rsid w:val="00900ECB"/>
    <w:rsid w:val="00901E08"/>
    <w:rsid w:val="0090214C"/>
    <w:rsid w:val="00904CCE"/>
    <w:rsid w:val="00905039"/>
    <w:rsid w:val="00905096"/>
    <w:rsid w:val="00905B2A"/>
    <w:rsid w:val="009065D4"/>
    <w:rsid w:val="009069A5"/>
    <w:rsid w:val="0090747D"/>
    <w:rsid w:val="0091006A"/>
    <w:rsid w:val="00910ADA"/>
    <w:rsid w:val="00910D26"/>
    <w:rsid w:val="00911AB4"/>
    <w:rsid w:val="00912D6B"/>
    <w:rsid w:val="00913900"/>
    <w:rsid w:val="00914D13"/>
    <w:rsid w:val="00916C34"/>
    <w:rsid w:val="00917AB1"/>
    <w:rsid w:val="00921156"/>
    <w:rsid w:val="00921AFE"/>
    <w:rsid w:val="00922A35"/>
    <w:rsid w:val="00923DB2"/>
    <w:rsid w:val="00924423"/>
    <w:rsid w:val="009259C5"/>
    <w:rsid w:val="00926297"/>
    <w:rsid w:val="00927250"/>
    <w:rsid w:val="00927ADE"/>
    <w:rsid w:val="00930D56"/>
    <w:rsid w:val="00931633"/>
    <w:rsid w:val="00931F60"/>
    <w:rsid w:val="0093347A"/>
    <w:rsid w:val="00933FD4"/>
    <w:rsid w:val="00936047"/>
    <w:rsid w:val="00936A09"/>
    <w:rsid w:val="00937E47"/>
    <w:rsid w:val="009407DF"/>
    <w:rsid w:val="00940ED9"/>
    <w:rsid w:val="009413FD"/>
    <w:rsid w:val="00942FF8"/>
    <w:rsid w:val="0094437D"/>
    <w:rsid w:val="00944CC5"/>
    <w:rsid w:val="00945016"/>
    <w:rsid w:val="00946A75"/>
    <w:rsid w:val="00950271"/>
    <w:rsid w:val="0095250D"/>
    <w:rsid w:val="00953107"/>
    <w:rsid w:val="00956969"/>
    <w:rsid w:val="00956BBB"/>
    <w:rsid w:val="0095710F"/>
    <w:rsid w:val="009578C0"/>
    <w:rsid w:val="00957A17"/>
    <w:rsid w:val="00957AAB"/>
    <w:rsid w:val="00960502"/>
    <w:rsid w:val="00963AAE"/>
    <w:rsid w:val="009666F1"/>
    <w:rsid w:val="009671A3"/>
    <w:rsid w:val="00967409"/>
    <w:rsid w:val="009676F5"/>
    <w:rsid w:val="00975808"/>
    <w:rsid w:val="00975A57"/>
    <w:rsid w:val="00975E18"/>
    <w:rsid w:val="009800AE"/>
    <w:rsid w:val="009812ED"/>
    <w:rsid w:val="0098296B"/>
    <w:rsid w:val="00982D3A"/>
    <w:rsid w:val="009832E2"/>
    <w:rsid w:val="0098406F"/>
    <w:rsid w:val="00986F70"/>
    <w:rsid w:val="00987E9B"/>
    <w:rsid w:val="00987F29"/>
    <w:rsid w:val="00990441"/>
    <w:rsid w:val="009906EA"/>
    <w:rsid w:val="00991A1B"/>
    <w:rsid w:val="00992E9B"/>
    <w:rsid w:val="00993B76"/>
    <w:rsid w:val="0099465F"/>
    <w:rsid w:val="00994ED9"/>
    <w:rsid w:val="00995E64"/>
    <w:rsid w:val="00997B1E"/>
    <w:rsid w:val="009A0025"/>
    <w:rsid w:val="009A165D"/>
    <w:rsid w:val="009A1ED6"/>
    <w:rsid w:val="009A2B22"/>
    <w:rsid w:val="009A3EFF"/>
    <w:rsid w:val="009A524F"/>
    <w:rsid w:val="009A6763"/>
    <w:rsid w:val="009A6FF5"/>
    <w:rsid w:val="009B077C"/>
    <w:rsid w:val="009B0CE6"/>
    <w:rsid w:val="009B5107"/>
    <w:rsid w:val="009B5CD5"/>
    <w:rsid w:val="009B6B03"/>
    <w:rsid w:val="009B7665"/>
    <w:rsid w:val="009B7D70"/>
    <w:rsid w:val="009C0100"/>
    <w:rsid w:val="009C0FB0"/>
    <w:rsid w:val="009C12C4"/>
    <w:rsid w:val="009C1742"/>
    <w:rsid w:val="009C21C1"/>
    <w:rsid w:val="009C4248"/>
    <w:rsid w:val="009C4926"/>
    <w:rsid w:val="009D0E8C"/>
    <w:rsid w:val="009D0F46"/>
    <w:rsid w:val="009D19DC"/>
    <w:rsid w:val="009D1C1C"/>
    <w:rsid w:val="009D264D"/>
    <w:rsid w:val="009D2A61"/>
    <w:rsid w:val="009D2F76"/>
    <w:rsid w:val="009D3851"/>
    <w:rsid w:val="009D52F5"/>
    <w:rsid w:val="009D58B7"/>
    <w:rsid w:val="009D615A"/>
    <w:rsid w:val="009D7088"/>
    <w:rsid w:val="009D749D"/>
    <w:rsid w:val="009D7730"/>
    <w:rsid w:val="009E08B2"/>
    <w:rsid w:val="009E3807"/>
    <w:rsid w:val="009E5F60"/>
    <w:rsid w:val="009E7712"/>
    <w:rsid w:val="009E7FA6"/>
    <w:rsid w:val="009F001B"/>
    <w:rsid w:val="009F1F02"/>
    <w:rsid w:val="009F3F6C"/>
    <w:rsid w:val="009F4E54"/>
    <w:rsid w:val="009F544F"/>
    <w:rsid w:val="009F6B13"/>
    <w:rsid w:val="009F706B"/>
    <w:rsid w:val="009F7DED"/>
    <w:rsid w:val="00A0090A"/>
    <w:rsid w:val="00A053EC"/>
    <w:rsid w:val="00A07986"/>
    <w:rsid w:val="00A10A35"/>
    <w:rsid w:val="00A10AEC"/>
    <w:rsid w:val="00A10D43"/>
    <w:rsid w:val="00A111DF"/>
    <w:rsid w:val="00A11A51"/>
    <w:rsid w:val="00A141DE"/>
    <w:rsid w:val="00A15FC4"/>
    <w:rsid w:val="00A16FE9"/>
    <w:rsid w:val="00A215EA"/>
    <w:rsid w:val="00A222C7"/>
    <w:rsid w:val="00A22AFF"/>
    <w:rsid w:val="00A24257"/>
    <w:rsid w:val="00A257D4"/>
    <w:rsid w:val="00A26219"/>
    <w:rsid w:val="00A265B5"/>
    <w:rsid w:val="00A26EEB"/>
    <w:rsid w:val="00A31442"/>
    <w:rsid w:val="00A31FF8"/>
    <w:rsid w:val="00A33273"/>
    <w:rsid w:val="00A33B02"/>
    <w:rsid w:val="00A34964"/>
    <w:rsid w:val="00A35FDF"/>
    <w:rsid w:val="00A374D6"/>
    <w:rsid w:val="00A412DE"/>
    <w:rsid w:val="00A4282E"/>
    <w:rsid w:val="00A428C6"/>
    <w:rsid w:val="00A45022"/>
    <w:rsid w:val="00A46332"/>
    <w:rsid w:val="00A466D1"/>
    <w:rsid w:val="00A46ED2"/>
    <w:rsid w:val="00A47231"/>
    <w:rsid w:val="00A47243"/>
    <w:rsid w:val="00A47DC6"/>
    <w:rsid w:val="00A508D2"/>
    <w:rsid w:val="00A524C5"/>
    <w:rsid w:val="00A52B18"/>
    <w:rsid w:val="00A555DB"/>
    <w:rsid w:val="00A55FF6"/>
    <w:rsid w:val="00A57346"/>
    <w:rsid w:val="00A60C17"/>
    <w:rsid w:val="00A6153F"/>
    <w:rsid w:val="00A62468"/>
    <w:rsid w:val="00A668F0"/>
    <w:rsid w:val="00A676BB"/>
    <w:rsid w:val="00A67B83"/>
    <w:rsid w:val="00A72A4A"/>
    <w:rsid w:val="00A72B5E"/>
    <w:rsid w:val="00A73B41"/>
    <w:rsid w:val="00A755D9"/>
    <w:rsid w:val="00A7562C"/>
    <w:rsid w:val="00A77E0D"/>
    <w:rsid w:val="00A808E2"/>
    <w:rsid w:val="00A80901"/>
    <w:rsid w:val="00A81161"/>
    <w:rsid w:val="00A81819"/>
    <w:rsid w:val="00A8202F"/>
    <w:rsid w:val="00A82E9A"/>
    <w:rsid w:val="00A830F7"/>
    <w:rsid w:val="00A842D9"/>
    <w:rsid w:val="00A850EA"/>
    <w:rsid w:val="00A857A4"/>
    <w:rsid w:val="00A92E5B"/>
    <w:rsid w:val="00A93E40"/>
    <w:rsid w:val="00A94898"/>
    <w:rsid w:val="00A95544"/>
    <w:rsid w:val="00A9556A"/>
    <w:rsid w:val="00AA089C"/>
    <w:rsid w:val="00AA58BB"/>
    <w:rsid w:val="00AA7944"/>
    <w:rsid w:val="00AB2AA9"/>
    <w:rsid w:val="00AB2B6C"/>
    <w:rsid w:val="00AB3D8F"/>
    <w:rsid w:val="00AB5C51"/>
    <w:rsid w:val="00AB64B6"/>
    <w:rsid w:val="00AB6CF8"/>
    <w:rsid w:val="00AC25FC"/>
    <w:rsid w:val="00AC2817"/>
    <w:rsid w:val="00AC41F4"/>
    <w:rsid w:val="00AC4B97"/>
    <w:rsid w:val="00AC4DCB"/>
    <w:rsid w:val="00AC5BB7"/>
    <w:rsid w:val="00AC6FD5"/>
    <w:rsid w:val="00AC707F"/>
    <w:rsid w:val="00AC7ACF"/>
    <w:rsid w:val="00AD0A84"/>
    <w:rsid w:val="00AD4156"/>
    <w:rsid w:val="00AD4359"/>
    <w:rsid w:val="00AD4558"/>
    <w:rsid w:val="00AD4BBC"/>
    <w:rsid w:val="00AD610D"/>
    <w:rsid w:val="00AD63B4"/>
    <w:rsid w:val="00AD65FB"/>
    <w:rsid w:val="00AD7DA0"/>
    <w:rsid w:val="00AE0461"/>
    <w:rsid w:val="00AE06C2"/>
    <w:rsid w:val="00AE3E97"/>
    <w:rsid w:val="00AE5AA1"/>
    <w:rsid w:val="00AE7E1D"/>
    <w:rsid w:val="00AF39D2"/>
    <w:rsid w:val="00AF59BD"/>
    <w:rsid w:val="00AF5D13"/>
    <w:rsid w:val="00AF7A6F"/>
    <w:rsid w:val="00B0044D"/>
    <w:rsid w:val="00B00598"/>
    <w:rsid w:val="00B02FE0"/>
    <w:rsid w:val="00B043B1"/>
    <w:rsid w:val="00B07B05"/>
    <w:rsid w:val="00B11A18"/>
    <w:rsid w:val="00B125A6"/>
    <w:rsid w:val="00B133DC"/>
    <w:rsid w:val="00B1436E"/>
    <w:rsid w:val="00B15B7D"/>
    <w:rsid w:val="00B17D87"/>
    <w:rsid w:val="00B217B4"/>
    <w:rsid w:val="00B2201A"/>
    <w:rsid w:val="00B23B88"/>
    <w:rsid w:val="00B23F5A"/>
    <w:rsid w:val="00B2641A"/>
    <w:rsid w:val="00B278DE"/>
    <w:rsid w:val="00B30F48"/>
    <w:rsid w:val="00B31202"/>
    <w:rsid w:val="00B31B44"/>
    <w:rsid w:val="00B3452F"/>
    <w:rsid w:val="00B34D3F"/>
    <w:rsid w:val="00B3514A"/>
    <w:rsid w:val="00B35282"/>
    <w:rsid w:val="00B36A01"/>
    <w:rsid w:val="00B42735"/>
    <w:rsid w:val="00B4319F"/>
    <w:rsid w:val="00B438F3"/>
    <w:rsid w:val="00B4414A"/>
    <w:rsid w:val="00B45513"/>
    <w:rsid w:val="00B4790B"/>
    <w:rsid w:val="00B50B1D"/>
    <w:rsid w:val="00B528A6"/>
    <w:rsid w:val="00B60E31"/>
    <w:rsid w:val="00B6335F"/>
    <w:rsid w:val="00B63719"/>
    <w:rsid w:val="00B65DEC"/>
    <w:rsid w:val="00B665D6"/>
    <w:rsid w:val="00B66853"/>
    <w:rsid w:val="00B72BCE"/>
    <w:rsid w:val="00B730E5"/>
    <w:rsid w:val="00B732F4"/>
    <w:rsid w:val="00B73C25"/>
    <w:rsid w:val="00B778EE"/>
    <w:rsid w:val="00B81532"/>
    <w:rsid w:val="00B82A40"/>
    <w:rsid w:val="00B86582"/>
    <w:rsid w:val="00B871C3"/>
    <w:rsid w:val="00B873A8"/>
    <w:rsid w:val="00B87B0A"/>
    <w:rsid w:val="00B90265"/>
    <w:rsid w:val="00B9076E"/>
    <w:rsid w:val="00B931A8"/>
    <w:rsid w:val="00B94053"/>
    <w:rsid w:val="00B94C5B"/>
    <w:rsid w:val="00B95DD2"/>
    <w:rsid w:val="00B963D3"/>
    <w:rsid w:val="00B964FC"/>
    <w:rsid w:val="00BA1CBE"/>
    <w:rsid w:val="00BA4BF9"/>
    <w:rsid w:val="00BA6372"/>
    <w:rsid w:val="00BB1FB6"/>
    <w:rsid w:val="00BB26C0"/>
    <w:rsid w:val="00BB34AF"/>
    <w:rsid w:val="00BB4BBC"/>
    <w:rsid w:val="00BB4FD2"/>
    <w:rsid w:val="00BB69E4"/>
    <w:rsid w:val="00BC259B"/>
    <w:rsid w:val="00BC3CC2"/>
    <w:rsid w:val="00BC55A3"/>
    <w:rsid w:val="00BC6730"/>
    <w:rsid w:val="00BC70BB"/>
    <w:rsid w:val="00BC7512"/>
    <w:rsid w:val="00BD1B7C"/>
    <w:rsid w:val="00BD2199"/>
    <w:rsid w:val="00BD4D01"/>
    <w:rsid w:val="00BD4EEC"/>
    <w:rsid w:val="00BD59AC"/>
    <w:rsid w:val="00BD61E1"/>
    <w:rsid w:val="00BD78E6"/>
    <w:rsid w:val="00BE0522"/>
    <w:rsid w:val="00BE0D8C"/>
    <w:rsid w:val="00BE131E"/>
    <w:rsid w:val="00BE3F6F"/>
    <w:rsid w:val="00BE5338"/>
    <w:rsid w:val="00BE563A"/>
    <w:rsid w:val="00BE608D"/>
    <w:rsid w:val="00BE7855"/>
    <w:rsid w:val="00BE7BEC"/>
    <w:rsid w:val="00BF09C9"/>
    <w:rsid w:val="00BF1F5E"/>
    <w:rsid w:val="00BF49C5"/>
    <w:rsid w:val="00BF580F"/>
    <w:rsid w:val="00C0090B"/>
    <w:rsid w:val="00C01FAB"/>
    <w:rsid w:val="00C022E3"/>
    <w:rsid w:val="00C02B54"/>
    <w:rsid w:val="00C04D24"/>
    <w:rsid w:val="00C053D7"/>
    <w:rsid w:val="00C061B7"/>
    <w:rsid w:val="00C06328"/>
    <w:rsid w:val="00C06660"/>
    <w:rsid w:val="00C0791C"/>
    <w:rsid w:val="00C10139"/>
    <w:rsid w:val="00C13BF9"/>
    <w:rsid w:val="00C13C81"/>
    <w:rsid w:val="00C14286"/>
    <w:rsid w:val="00C14806"/>
    <w:rsid w:val="00C15662"/>
    <w:rsid w:val="00C15EF5"/>
    <w:rsid w:val="00C206F3"/>
    <w:rsid w:val="00C209E6"/>
    <w:rsid w:val="00C20B99"/>
    <w:rsid w:val="00C21A98"/>
    <w:rsid w:val="00C23ACB"/>
    <w:rsid w:val="00C23EFA"/>
    <w:rsid w:val="00C23FD3"/>
    <w:rsid w:val="00C24E42"/>
    <w:rsid w:val="00C24EDE"/>
    <w:rsid w:val="00C2511B"/>
    <w:rsid w:val="00C256E9"/>
    <w:rsid w:val="00C25A11"/>
    <w:rsid w:val="00C27ED6"/>
    <w:rsid w:val="00C301A1"/>
    <w:rsid w:val="00C308C2"/>
    <w:rsid w:val="00C31397"/>
    <w:rsid w:val="00C33424"/>
    <w:rsid w:val="00C37489"/>
    <w:rsid w:val="00C374BC"/>
    <w:rsid w:val="00C40211"/>
    <w:rsid w:val="00C4063C"/>
    <w:rsid w:val="00C4124B"/>
    <w:rsid w:val="00C41FEE"/>
    <w:rsid w:val="00C42B51"/>
    <w:rsid w:val="00C45683"/>
    <w:rsid w:val="00C45B97"/>
    <w:rsid w:val="00C47B8F"/>
    <w:rsid w:val="00C50142"/>
    <w:rsid w:val="00C505E2"/>
    <w:rsid w:val="00C5104A"/>
    <w:rsid w:val="00C53988"/>
    <w:rsid w:val="00C544C5"/>
    <w:rsid w:val="00C55F63"/>
    <w:rsid w:val="00C56386"/>
    <w:rsid w:val="00C57552"/>
    <w:rsid w:val="00C57BA4"/>
    <w:rsid w:val="00C57CCD"/>
    <w:rsid w:val="00C62EE1"/>
    <w:rsid w:val="00C64902"/>
    <w:rsid w:val="00C6524C"/>
    <w:rsid w:val="00C66382"/>
    <w:rsid w:val="00C705B9"/>
    <w:rsid w:val="00C7121D"/>
    <w:rsid w:val="00C71D0A"/>
    <w:rsid w:val="00C726C2"/>
    <w:rsid w:val="00C72FCC"/>
    <w:rsid w:val="00C73A01"/>
    <w:rsid w:val="00C75538"/>
    <w:rsid w:val="00C75D46"/>
    <w:rsid w:val="00C76139"/>
    <w:rsid w:val="00C801EC"/>
    <w:rsid w:val="00C80C52"/>
    <w:rsid w:val="00C80D9F"/>
    <w:rsid w:val="00C81A40"/>
    <w:rsid w:val="00C825CF"/>
    <w:rsid w:val="00C82F72"/>
    <w:rsid w:val="00C83DC0"/>
    <w:rsid w:val="00C85663"/>
    <w:rsid w:val="00C85E52"/>
    <w:rsid w:val="00C86AAB"/>
    <w:rsid w:val="00C90347"/>
    <w:rsid w:val="00C91127"/>
    <w:rsid w:val="00C920BD"/>
    <w:rsid w:val="00C92977"/>
    <w:rsid w:val="00C9413F"/>
    <w:rsid w:val="00C9464A"/>
    <w:rsid w:val="00C94946"/>
    <w:rsid w:val="00C94D10"/>
    <w:rsid w:val="00C96268"/>
    <w:rsid w:val="00C96A0D"/>
    <w:rsid w:val="00C9787E"/>
    <w:rsid w:val="00CA2DF6"/>
    <w:rsid w:val="00CA2E75"/>
    <w:rsid w:val="00CA345E"/>
    <w:rsid w:val="00CA3D51"/>
    <w:rsid w:val="00CA535B"/>
    <w:rsid w:val="00CA619E"/>
    <w:rsid w:val="00CA6DB2"/>
    <w:rsid w:val="00CB1D1E"/>
    <w:rsid w:val="00CB251E"/>
    <w:rsid w:val="00CB263A"/>
    <w:rsid w:val="00CB2FBA"/>
    <w:rsid w:val="00CB38D6"/>
    <w:rsid w:val="00CB3B15"/>
    <w:rsid w:val="00CB449B"/>
    <w:rsid w:val="00CB4748"/>
    <w:rsid w:val="00CB481D"/>
    <w:rsid w:val="00CB48EB"/>
    <w:rsid w:val="00CB5B10"/>
    <w:rsid w:val="00CB5E9F"/>
    <w:rsid w:val="00CB781B"/>
    <w:rsid w:val="00CC1C36"/>
    <w:rsid w:val="00CC2251"/>
    <w:rsid w:val="00CC2271"/>
    <w:rsid w:val="00CC2789"/>
    <w:rsid w:val="00CC3238"/>
    <w:rsid w:val="00CC6E62"/>
    <w:rsid w:val="00CC7E9D"/>
    <w:rsid w:val="00CD0544"/>
    <w:rsid w:val="00CD111B"/>
    <w:rsid w:val="00CD1A01"/>
    <w:rsid w:val="00CD20A2"/>
    <w:rsid w:val="00CD29CB"/>
    <w:rsid w:val="00CD2C16"/>
    <w:rsid w:val="00CD30DE"/>
    <w:rsid w:val="00CD589E"/>
    <w:rsid w:val="00CD6140"/>
    <w:rsid w:val="00CD624C"/>
    <w:rsid w:val="00CD65B9"/>
    <w:rsid w:val="00CD7AB6"/>
    <w:rsid w:val="00CE092F"/>
    <w:rsid w:val="00CE10D5"/>
    <w:rsid w:val="00CE3C3B"/>
    <w:rsid w:val="00CE3D15"/>
    <w:rsid w:val="00CE49C8"/>
    <w:rsid w:val="00CE4D68"/>
    <w:rsid w:val="00CE55AA"/>
    <w:rsid w:val="00CE5B45"/>
    <w:rsid w:val="00CE7509"/>
    <w:rsid w:val="00CE7752"/>
    <w:rsid w:val="00CE7C9C"/>
    <w:rsid w:val="00CF0B71"/>
    <w:rsid w:val="00CF0DD2"/>
    <w:rsid w:val="00CF35AD"/>
    <w:rsid w:val="00CF4675"/>
    <w:rsid w:val="00CF4971"/>
    <w:rsid w:val="00CF4B77"/>
    <w:rsid w:val="00CF5560"/>
    <w:rsid w:val="00CF5793"/>
    <w:rsid w:val="00CF7D4D"/>
    <w:rsid w:val="00D0060F"/>
    <w:rsid w:val="00D00861"/>
    <w:rsid w:val="00D00CC5"/>
    <w:rsid w:val="00D042B0"/>
    <w:rsid w:val="00D069CE"/>
    <w:rsid w:val="00D072F0"/>
    <w:rsid w:val="00D1047C"/>
    <w:rsid w:val="00D1092A"/>
    <w:rsid w:val="00D11D43"/>
    <w:rsid w:val="00D1217C"/>
    <w:rsid w:val="00D14168"/>
    <w:rsid w:val="00D14BC9"/>
    <w:rsid w:val="00D179BE"/>
    <w:rsid w:val="00D17C24"/>
    <w:rsid w:val="00D21439"/>
    <w:rsid w:val="00D21621"/>
    <w:rsid w:val="00D21DBD"/>
    <w:rsid w:val="00D22A1F"/>
    <w:rsid w:val="00D2443C"/>
    <w:rsid w:val="00D30117"/>
    <w:rsid w:val="00D30A79"/>
    <w:rsid w:val="00D313B6"/>
    <w:rsid w:val="00D31507"/>
    <w:rsid w:val="00D32505"/>
    <w:rsid w:val="00D3255D"/>
    <w:rsid w:val="00D32D0F"/>
    <w:rsid w:val="00D33972"/>
    <w:rsid w:val="00D34EE9"/>
    <w:rsid w:val="00D37DA5"/>
    <w:rsid w:val="00D41745"/>
    <w:rsid w:val="00D441B9"/>
    <w:rsid w:val="00D445AF"/>
    <w:rsid w:val="00D4486C"/>
    <w:rsid w:val="00D46768"/>
    <w:rsid w:val="00D47B47"/>
    <w:rsid w:val="00D47BDD"/>
    <w:rsid w:val="00D47D4F"/>
    <w:rsid w:val="00D51A40"/>
    <w:rsid w:val="00D53ECE"/>
    <w:rsid w:val="00D557D9"/>
    <w:rsid w:val="00D559A4"/>
    <w:rsid w:val="00D6234A"/>
    <w:rsid w:val="00D62758"/>
    <w:rsid w:val="00D62A92"/>
    <w:rsid w:val="00D6495A"/>
    <w:rsid w:val="00D669D8"/>
    <w:rsid w:val="00D7022D"/>
    <w:rsid w:val="00D70A9E"/>
    <w:rsid w:val="00D714DB"/>
    <w:rsid w:val="00D74190"/>
    <w:rsid w:val="00D771AF"/>
    <w:rsid w:val="00D7739B"/>
    <w:rsid w:val="00D77E08"/>
    <w:rsid w:val="00D802F0"/>
    <w:rsid w:val="00D803B2"/>
    <w:rsid w:val="00D818BF"/>
    <w:rsid w:val="00D831F1"/>
    <w:rsid w:val="00D8469D"/>
    <w:rsid w:val="00D85D99"/>
    <w:rsid w:val="00D86B81"/>
    <w:rsid w:val="00D86FA8"/>
    <w:rsid w:val="00D871E0"/>
    <w:rsid w:val="00D87701"/>
    <w:rsid w:val="00D90265"/>
    <w:rsid w:val="00D90A51"/>
    <w:rsid w:val="00D914F0"/>
    <w:rsid w:val="00D928F2"/>
    <w:rsid w:val="00D92D7F"/>
    <w:rsid w:val="00D93BE2"/>
    <w:rsid w:val="00D94A95"/>
    <w:rsid w:val="00D95685"/>
    <w:rsid w:val="00D95F7F"/>
    <w:rsid w:val="00D97872"/>
    <w:rsid w:val="00D97E2F"/>
    <w:rsid w:val="00DA4353"/>
    <w:rsid w:val="00DA5852"/>
    <w:rsid w:val="00DA68E8"/>
    <w:rsid w:val="00DB04A3"/>
    <w:rsid w:val="00DB2228"/>
    <w:rsid w:val="00DB5F43"/>
    <w:rsid w:val="00DB632A"/>
    <w:rsid w:val="00DB6A6E"/>
    <w:rsid w:val="00DB6DB0"/>
    <w:rsid w:val="00DB6E36"/>
    <w:rsid w:val="00DB6FF4"/>
    <w:rsid w:val="00DB727E"/>
    <w:rsid w:val="00DC0151"/>
    <w:rsid w:val="00DC1384"/>
    <w:rsid w:val="00DC2902"/>
    <w:rsid w:val="00DC2FCF"/>
    <w:rsid w:val="00DC3989"/>
    <w:rsid w:val="00DC3B6B"/>
    <w:rsid w:val="00DC3CAA"/>
    <w:rsid w:val="00DC41C8"/>
    <w:rsid w:val="00DC41ED"/>
    <w:rsid w:val="00DD00E4"/>
    <w:rsid w:val="00DD0171"/>
    <w:rsid w:val="00DD526D"/>
    <w:rsid w:val="00DD5B58"/>
    <w:rsid w:val="00DD6BED"/>
    <w:rsid w:val="00DE1003"/>
    <w:rsid w:val="00DE4638"/>
    <w:rsid w:val="00DE5480"/>
    <w:rsid w:val="00DE61B9"/>
    <w:rsid w:val="00DE6AC5"/>
    <w:rsid w:val="00DE6FCA"/>
    <w:rsid w:val="00DE7659"/>
    <w:rsid w:val="00DF2AB6"/>
    <w:rsid w:val="00DF3630"/>
    <w:rsid w:val="00DF38AD"/>
    <w:rsid w:val="00DF4854"/>
    <w:rsid w:val="00DF4BF0"/>
    <w:rsid w:val="00DF6B74"/>
    <w:rsid w:val="00DF7A0E"/>
    <w:rsid w:val="00E005A9"/>
    <w:rsid w:val="00E0079B"/>
    <w:rsid w:val="00E01415"/>
    <w:rsid w:val="00E027AC"/>
    <w:rsid w:val="00E03C73"/>
    <w:rsid w:val="00E04BEA"/>
    <w:rsid w:val="00E04DB9"/>
    <w:rsid w:val="00E055C7"/>
    <w:rsid w:val="00E065CE"/>
    <w:rsid w:val="00E07A3B"/>
    <w:rsid w:val="00E1031D"/>
    <w:rsid w:val="00E153C6"/>
    <w:rsid w:val="00E154A4"/>
    <w:rsid w:val="00E158CD"/>
    <w:rsid w:val="00E17BC4"/>
    <w:rsid w:val="00E2037B"/>
    <w:rsid w:val="00E20904"/>
    <w:rsid w:val="00E20B1C"/>
    <w:rsid w:val="00E225D8"/>
    <w:rsid w:val="00E23C97"/>
    <w:rsid w:val="00E241E8"/>
    <w:rsid w:val="00E24C58"/>
    <w:rsid w:val="00E24FE6"/>
    <w:rsid w:val="00E254EB"/>
    <w:rsid w:val="00E256E4"/>
    <w:rsid w:val="00E25893"/>
    <w:rsid w:val="00E26835"/>
    <w:rsid w:val="00E26AFB"/>
    <w:rsid w:val="00E27571"/>
    <w:rsid w:val="00E30645"/>
    <w:rsid w:val="00E31E72"/>
    <w:rsid w:val="00E320AD"/>
    <w:rsid w:val="00E33D6D"/>
    <w:rsid w:val="00E34BAE"/>
    <w:rsid w:val="00E368FF"/>
    <w:rsid w:val="00E3758A"/>
    <w:rsid w:val="00E37A58"/>
    <w:rsid w:val="00E43B82"/>
    <w:rsid w:val="00E4453D"/>
    <w:rsid w:val="00E45C93"/>
    <w:rsid w:val="00E50B9B"/>
    <w:rsid w:val="00E50E78"/>
    <w:rsid w:val="00E53AA7"/>
    <w:rsid w:val="00E5482B"/>
    <w:rsid w:val="00E55695"/>
    <w:rsid w:val="00E56FB7"/>
    <w:rsid w:val="00E57F7A"/>
    <w:rsid w:val="00E60817"/>
    <w:rsid w:val="00E60964"/>
    <w:rsid w:val="00E635AC"/>
    <w:rsid w:val="00E635D3"/>
    <w:rsid w:val="00E640D7"/>
    <w:rsid w:val="00E70A42"/>
    <w:rsid w:val="00E74C76"/>
    <w:rsid w:val="00E74D87"/>
    <w:rsid w:val="00E75440"/>
    <w:rsid w:val="00E76B08"/>
    <w:rsid w:val="00E77858"/>
    <w:rsid w:val="00E80110"/>
    <w:rsid w:val="00E81433"/>
    <w:rsid w:val="00E818E9"/>
    <w:rsid w:val="00E85910"/>
    <w:rsid w:val="00E8740B"/>
    <w:rsid w:val="00E90195"/>
    <w:rsid w:val="00E905CE"/>
    <w:rsid w:val="00E91350"/>
    <w:rsid w:val="00E91F9A"/>
    <w:rsid w:val="00E92371"/>
    <w:rsid w:val="00E92C98"/>
    <w:rsid w:val="00E93ACD"/>
    <w:rsid w:val="00E93E85"/>
    <w:rsid w:val="00E943D8"/>
    <w:rsid w:val="00E95567"/>
    <w:rsid w:val="00E96322"/>
    <w:rsid w:val="00E970A0"/>
    <w:rsid w:val="00EA04AB"/>
    <w:rsid w:val="00EA0ACE"/>
    <w:rsid w:val="00EA10C7"/>
    <w:rsid w:val="00EA2476"/>
    <w:rsid w:val="00EA4038"/>
    <w:rsid w:val="00EA4071"/>
    <w:rsid w:val="00EA4869"/>
    <w:rsid w:val="00EA72FA"/>
    <w:rsid w:val="00EB0CAC"/>
    <w:rsid w:val="00EB4289"/>
    <w:rsid w:val="00EB7B36"/>
    <w:rsid w:val="00EC0830"/>
    <w:rsid w:val="00EC0AC9"/>
    <w:rsid w:val="00EC1743"/>
    <w:rsid w:val="00EC1CEF"/>
    <w:rsid w:val="00EC2F4B"/>
    <w:rsid w:val="00EC355F"/>
    <w:rsid w:val="00EC53A2"/>
    <w:rsid w:val="00EC6002"/>
    <w:rsid w:val="00EC65E8"/>
    <w:rsid w:val="00ED1CAD"/>
    <w:rsid w:val="00ED49CA"/>
    <w:rsid w:val="00ED57E1"/>
    <w:rsid w:val="00ED5CE3"/>
    <w:rsid w:val="00ED752C"/>
    <w:rsid w:val="00EE0138"/>
    <w:rsid w:val="00EE235A"/>
    <w:rsid w:val="00EE4BD6"/>
    <w:rsid w:val="00EF04B6"/>
    <w:rsid w:val="00EF250C"/>
    <w:rsid w:val="00EF353E"/>
    <w:rsid w:val="00EF38AF"/>
    <w:rsid w:val="00EF48A5"/>
    <w:rsid w:val="00EF66FE"/>
    <w:rsid w:val="00EF71C0"/>
    <w:rsid w:val="00EF7936"/>
    <w:rsid w:val="00EF7E04"/>
    <w:rsid w:val="00EF7EFA"/>
    <w:rsid w:val="00F004E1"/>
    <w:rsid w:val="00F0710E"/>
    <w:rsid w:val="00F103FE"/>
    <w:rsid w:val="00F11454"/>
    <w:rsid w:val="00F114A5"/>
    <w:rsid w:val="00F11823"/>
    <w:rsid w:val="00F14522"/>
    <w:rsid w:val="00F14A23"/>
    <w:rsid w:val="00F14E5E"/>
    <w:rsid w:val="00F1534B"/>
    <w:rsid w:val="00F21034"/>
    <w:rsid w:val="00F23C0F"/>
    <w:rsid w:val="00F23CA1"/>
    <w:rsid w:val="00F24EF1"/>
    <w:rsid w:val="00F251DB"/>
    <w:rsid w:val="00F252FC"/>
    <w:rsid w:val="00F303D4"/>
    <w:rsid w:val="00F30DFC"/>
    <w:rsid w:val="00F31227"/>
    <w:rsid w:val="00F32E84"/>
    <w:rsid w:val="00F33D40"/>
    <w:rsid w:val="00F348EA"/>
    <w:rsid w:val="00F35773"/>
    <w:rsid w:val="00F36A92"/>
    <w:rsid w:val="00F37A71"/>
    <w:rsid w:val="00F37BA8"/>
    <w:rsid w:val="00F40506"/>
    <w:rsid w:val="00F419A0"/>
    <w:rsid w:val="00F41ED1"/>
    <w:rsid w:val="00F42651"/>
    <w:rsid w:val="00F42CF0"/>
    <w:rsid w:val="00F43F04"/>
    <w:rsid w:val="00F454B7"/>
    <w:rsid w:val="00F460EF"/>
    <w:rsid w:val="00F47297"/>
    <w:rsid w:val="00F5089E"/>
    <w:rsid w:val="00F50F4A"/>
    <w:rsid w:val="00F53166"/>
    <w:rsid w:val="00F55654"/>
    <w:rsid w:val="00F55F27"/>
    <w:rsid w:val="00F56DBD"/>
    <w:rsid w:val="00F56DE8"/>
    <w:rsid w:val="00F61C8D"/>
    <w:rsid w:val="00F61DF3"/>
    <w:rsid w:val="00F64011"/>
    <w:rsid w:val="00F650D7"/>
    <w:rsid w:val="00F656C1"/>
    <w:rsid w:val="00F6735F"/>
    <w:rsid w:val="00F67AA5"/>
    <w:rsid w:val="00F67D7C"/>
    <w:rsid w:val="00F707AB"/>
    <w:rsid w:val="00F71151"/>
    <w:rsid w:val="00F7138C"/>
    <w:rsid w:val="00F72265"/>
    <w:rsid w:val="00F728B7"/>
    <w:rsid w:val="00F72DB0"/>
    <w:rsid w:val="00F75F6D"/>
    <w:rsid w:val="00F7629A"/>
    <w:rsid w:val="00F76587"/>
    <w:rsid w:val="00F77755"/>
    <w:rsid w:val="00F80957"/>
    <w:rsid w:val="00F81029"/>
    <w:rsid w:val="00F81C22"/>
    <w:rsid w:val="00F82612"/>
    <w:rsid w:val="00F828B5"/>
    <w:rsid w:val="00F854E6"/>
    <w:rsid w:val="00F854FA"/>
    <w:rsid w:val="00F87936"/>
    <w:rsid w:val="00F87F28"/>
    <w:rsid w:val="00F9132D"/>
    <w:rsid w:val="00F92438"/>
    <w:rsid w:val="00F927EC"/>
    <w:rsid w:val="00F93DD8"/>
    <w:rsid w:val="00F9541D"/>
    <w:rsid w:val="00F96E07"/>
    <w:rsid w:val="00FA18F4"/>
    <w:rsid w:val="00FA3148"/>
    <w:rsid w:val="00FA3505"/>
    <w:rsid w:val="00FA3E4F"/>
    <w:rsid w:val="00FA3E89"/>
    <w:rsid w:val="00FA4C8E"/>
    <w:rsid w:val="00FA53C2"/>
    <w:rsid w:val="00FB00FF"/>
    <w:rsid w:val="00FB29BD"/>
    <w:rsid w:val="00FB424D"/>
    <w:rsid w:val="00FB44C5"/>
    <w:rsid w:val="00FB46D8"/>
    <w:rsid w:val="00FB4881"/>
    <w:rsid w:val="00FB4A83"/>
    <w:rsid w:val="00FB5ADD"/>
    <w:rsid w:val="00FB71F3"/>
    <w:rsid w:val="00FC540A"/>
    <w:rsid w:val="00FC7731"/>
    <w:rsid w:val="00FC78F9"/>
    <w:rsid w:val="00FC7D23"/>
    <w:rsid w:val="00FD0B51"/>
    <w:rsid w:val="00FD0DD2"/>
    <w:rsid w:val="00FD1356"/>
    <w:rsid w:val="00FD16F6"/>
    <w:rsid w:val="00FD2276"/>
    <w:rsid w:val="00FD2BC1"/>
    <w:rsid w:val="00FD2EEA"/>
    <w:rsid w:val="00FD33D1"/>
    <w:rsid w:val="00FD344C"/>
    <w:rsid w:val="00FD5A8D"/>
    <w:rsid w:val="00FD766A"/>
    <w:rsid w:val="00FE4D00"/>
    <w:rsid w:val="00FE4D26"/>
    <w:rsid w:val="00FE5E1E"/>
    <w:rsid w:val="00FE6B18"/>
    <w:rsid w:val="00FE7D4D"/>
    <w:rsid w:val="00FE7F22"/>
    <w:rsid w:val="00FF07EE"/>
    <w:rsid w:val="00FF21D4"/>
    <w:rsid w:val="00FF2B65"/>
    <w:rsid w:val="00FF3254"/>
    <w:rsid w:val="00FF4A81"/>
    <w:rsid w:val="00FF4F1B"/>
    <w:rsid w:val="00FF5A8A"/>
    <w:rsid w:val="00FF5D01"/>
    <w:rsid w:val="00FF6E8A"/>
    <w:rsid w:val="00FF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C72A"/>
  <w15:chartTrackingRefBased/>
  <w15:docId w15:val="{17545CA3-A999-41F8-85D9-9C06B92D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36C"/>
    <w:pPr>
      <w:widowControl w:val="0"/>
      <w:spacing w:after="0" w:line="240" w:lineRule="auto"/>
    </w:pPr>
    <w:rPr>
      <w:rFonts w:ascii="Times New Roman" w:hAnsi="Times New Roman"/>
    </w:rPr>
  </w:style>
  <w:style w:type="paragraph" w:styleId="Heading1">
    <w:name w:val="heading 1"/>
    <w:basedOn w:val="Normal"/>
    <w:next w:val="Body"/>
    <w:link w:val="Heading1Char"/>
    <w:uiPriority w:val="9"/>
    <w:qFormat/>
    <w:rsid w:val="00AE06C2"/>
    <w:pPr>
      <w:keepNext/>
      <w:keepLines/>
      <w:pageBreakBefore/>
      <w:spacing w:after="480"/>
      <w:outlineLvl w:val="0"/>
    </w:pPr>
    <w:rPr>
      <w:rFonts w:eastAsiaTheme="majorEastAsia" w:cstheme="majorBidi"/>
      <w:b/>
      <w:color w:val="000000" w:themeColor="text1"/>
      <w:szCs w:val="32"/>
    </w:rPr>
  </w:style>
  <w:style w:type="paragraph" w:styleId="Heading2">
    <w:name w:val="heading 2"/>
    <w:basedOn w:val="Normal"/>
    <w:next w:val="Body"/>
    <w:link w:val="Heading2Char"/>
    <w:uiPriority w:val="9"/>
    <w:unhideWhenUsed/>
    <w:qFormat/>
    <w:rsid w:val="00AE06C2"/>
    <w:pPr>
      <w:keepNext/>
      <w:keepLines/>
      <w:spacing w:after="240"/>
      <w:outlineLvl w:val="1"/>
    </w:pPr>
    <w:rPr>
      <w:rFonts w:eastAsiaTheme="majorEastAsia" w:cstheme="majorBidi"/>
      <w:b/>
      <w:color w:val="000000" w:themeColor="text1"/>
      <w:szCs w:val="26"/>
    </w:rPr>
  </w:style>
  <w:style w:type="paragraph" w:styleId="Heading3">
    <w:name w:val="heading 3"/>
    <w:basedOn w:val="Normal"/>
    <w:next w:val="Body"/>
    <w:link w:val="Heading3Char"/>
    <w:uiPriority w:val="9"/>
    <w:unhideWhenUsed/>
    <w:qFormat/>
    <w:rsid w:val="002F1B6E"/>
    <w:pPr>
      <w:keepNext/>
      <w:keepLines/>
      <w:spacing w:after="240"/>
      <w:outlineLvl w:val="2"/>
    </w:pPr>
    <w:rPr>
      <w:rFonts w:eastAsiaTheme="majorEastAsia" w:cstheme="majorBidi"/>
      <w:b/>
      <w:color w:val="000000" w:themeColor="text1"/>
      <w:szCs w:val="24"/>
    </w:rPr>
  </w:style>
  <w:style w:type="paragraph" w:styleId="Heading4">
    <w:name w:val="heading 4"/>
    <w:basedOn w:val="Normal"/>
    <w:next w:val="Body"/>
    <w:link w:val="Heading4Char"/>
    <w:uiPriority w:val="9"/>
    <w:unhideWhenUsed/>
    <w:qFormat/>
    <w:rsid w:val="002F1B6E"/>
    <w:pPr>
      <w:keepNext/>
      <w:keepLines/>
      <w:spacing w:after="240"/>
      <w:ind w:firstLine="720"/>
      <w:outlineLvl w:val="3"/>
    </w:pPr>
    <w:rPr>
      <w:rFonts w:eastAsiaTheme="majorEastAsia" w:cstheme="majorBidi"/>
      <w:b/>
      <w:iCs/>
      <w:color w:val="000000" w:themeColor="text1"/>
    </w:rPr>
  </w:style>
  <w:style w:type="paragraph" w:styleId="Heading5">
    <w:name w:val="heading 5"/>
    <w:basedOn w:val="Normal"/>
    <w:next w:val="Body"/>
    <w:link w:val="Heading5Char"/>
    <w:uiPriority w:val="2"/>
    <w:unhideWhenUsed/>
    <w:qFormat/>
    <w:rsid w:val="002F1B6E"/>
    <w:pPr>
      <w:keepNext/>
      <w:keepLines/>
      <w:spacing w:after="240"/>
      <w:ind w:firstLine="720"/>
      <w:outlineLvl w:val="4"/>
    </w:pPr>
    <w:rPr>
      <w:rFonts w:eastAsiaTheme="majorEastAsia" w:cstheme="majorBidi"/>
      <w:b/>
      <w:i/>
      <w:color w:val="000000" w:themeColor="text1"/>
    </w:rPr>
  </w:style>
  <w:style w:type="paragraph" w:styleId="Heading6">
    <w:name w:val="heading 6"/>
    <w:basedOn w:val="Normal"/>
    <w:next w:val="Body"/>
    <w:link w:val="Heading6Char"/>
    <w:uiPriority w:val="2"/>
    <w:unhideWhenUsed/>
    <w:qFormat/>
    <w:rsid w:val="002F1B6E"/>
    <w:pPr>
      <w:keepNext/>
      <w:keepLines/>
      <w:spacing w:after="240"/>
      <w:ind w:firstLine="72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rsid w:val="002F1B6E"/>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1B6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B6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6C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AE06C2"/>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F1B6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F1B6E"/>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2"/>
    <w:rsid w:val="002F1B6E"/>
    <w:rPr>
      <w:rFonts w:ascii="Times New Roman" w:eastAsiaTheme="majorEastAsia" w:hAnsi="Times New Roman" w:cstheme="majorBidi"/>
      <w:b/>
      <w:i/>
      <w:color w:val="000000" w:themeColor="text1"/>
      <w:sz w:val="24"/>
    </w:rPr>
  </w:style>
  <w:style w:type="character" w:customStyle="1" w:styleId="Heading6Char">
    <w:name w:val="Heading 6 Char"/>
    <w:basedOn w:val="DefaultParagraphFont"/>
    <w:link w:val="Heading6"/>
    <w:uiPriority w:val="2"/>
    <w:rsid w:val="002F1B6E"/>
    <w:rPr>
      <w:rFonts w:ascii="Times New Roman" w:eastAsiaTheme="majorEastAsia" w:hAnsi="Times New Roman" w:cstheme="majorBidi"/>
      <w:i/>
      <w:color w:val="000000" w:themeColor="text1"/>
      <w:sz w:val="24"/>
    </w:rPr>
  </w:style>
  <w:style w:type="character" w:customStyle="1" w:styleId="Heading7Char">
    <w:name w:val="Heading 7 Char"/>
    <w:basedOn w:val="DefaultParagraphFont"/>
    <w:link w:val="Heading7"/>
    <w:uiPriority w:val="9"/>
    <w:semiHidden/>
    <w:rsid w:val="002F1B6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F1B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1B6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412DE"/>
    <w:pPr>
      <w:tabs>
        <w:tab w:val="center" w:pos="4680"/>
        <w:tab w:val="right" w:pos="9360"/>
      </w:tabs>
    </w:pPr>
  </w:style>
  <w:style w:type="character" w:customStyle="1" w:styleId="HeaderChar">
    <w:name w:val="Header Char"/>
    <w:basedOn w:val="DefaultParagraphFont"/>
    <w:link w:val="Header"/>
    <w:uiPriority w:val="99"/>
    <w:rsid w:val="002F1B6E"/>
    <w:rPr>
      <w:rFonts w:ascii="Times New Roman" w:hAnsi="Times New Roman"/>
      <w:sz w:val="24"/>
    </w:rPr>
  </w:style>
  <w:style w:type="paragraph" w:styleId="Footer">
    <w:name w:val="footer"/>
    <w:basedOn w:val="Normal"/>
    <w:link w:val="FooterChar"/>
    <w:uiPriority w:val="99"/>
    <w:unhideWhenUsed/>
    <w:rsid w:val="00A412DE"/>
    <w:pPr>
      <w:tabs>
        <w:tab w:val="center" w:pos="4680"/>
        <w:tab w:val="right" w:pos="9360"/>
      </w:tabs>
    </w:pPr>
  </w:style>
  <w:style w:type="character" w:customStyle="1" w:styleId="FooterChar">
    <w:name w:val="Footer Char"/>
    <w:basedOn w:val="DefaultParagraphFont"/>
    <w:link w:val="Footer"/>
    <w:uiPriority w:val="99"/>
    <w:rsid w:val="002F1B6E"/>
    <w:rPr>
      <w:rFonts w:ascii="Times New Roman" w:hAnsi="Times New Roman"/>
      <w:sz w:val="24"/>
    </w:rPr>
  </w:style>
  <w:style w:type="character" w:styleId="PlaceholderText">
    <w:name w:val="Placeholder Text"/>
    <w:basedOn w:val="DefaultParagraphFont"/>
    <w:uiPriority w:val="99"/>
    <w:semiHidden/>
    <w:rsid w:val="002F1B6E"/>
    <w:rPr>
      <w:color w:val="808080"/>
    </w:rPr>
  </w:style>
  <w:style w:type="paragraph" w:customStyle="1" w:styleId="Title1">
    <w:name w:val="Title1"/>
    <w:basedOn w:val="Normal"/>
    <w:link w:val="Title1Char"/>
    <w:uiPriority w:val="8"/>
    <w:rsid w:val="002F1B6E"/>
    <w:pPr>
      <w:jc w:val="center"/>
    </w:pPr>
    <w:rPr>
      <w:b/>
      <w:color w:val="000000" w:themeColor="text1"/>
    </w:rPr>
  </w:style>
  <w:style w:type="paragraph" w:styleId="Title">
    <w:name w:val="Title"/>
    <w:basedOn w:val="Normal"/>
    <w:next w:val="Normal"/>
    <w:link w:val="TitleChar"/>
    <w:uiPriority w:val="10"/>
    <w:qFormat/>
    <w:rsid w:val="00A412DE"/>
    <w:pPr>
      <w:widowControl/>
      <w:spacing w:after="200" w:line="276" w:lineRule="auto"/>
    </w:pPr>
    <w:rPr>
      <w:rFonts w:ascii="Arial" w:eastAsia="SimSun" w:hAnsi="Arial" w:cs="Arial"/>
      <w:b/>
      <w:bCs/>
      <w:sz w:val="28"/>
      <w:szCs w:val="28"/>
      <w:lang w:val="en-GB" w:eastAsia="zh-CN"/>
    </w:rPr>
  </w:style>
  <w:style w:type="character" w:customStyle="1" w:styleId="TitleChar">
    <w:name w:val="Title Char"/>
    <w:basedOn w:val="DefaultParagraphFont"/>
    <w:link w:val="Title"/>
    <w:uiPriority w:val="10"/>
    <w:rsid w:val="002F1B6E"/>
    <w:rPr>
      <w:rFonts w:ascii="Arial" w:eastAsia="SimSun" w:hAnsi="Arial" w:cs="Arial"/>
      <w:b/>
      <w:bCs/>
      <w:sz w:val="28"/>
      <w:szCs w:val="28"/>
      <w:lang w:val="en-GB" w:eastAsia="zh-CN"/>
    </w:rPr>
  </w:style>
  <w:style w:type="character" w:customStyle="1" w:styleId="Title1Char">
    <w:name w:val="Title1 Char"/>
    <w:basedOn w:val="DefaultParagraphFont"/>
    <w:link w:val="Title1"/>
    <w:uiPriority w:val="8"/>
    <w:rsid w:val="002F1B6E"/>
    <w:rPr>
      <w:rFonts w:ascii="Times New Roman" w:hAnsi="Times New Roman"/>
      <w:b/>
      <w:color w:val="000000" w:themeColor="text1"/>
      <w:sz w:val="24"/>
    </w:rPr>
  </w:style>
  <w:style w:type="paragraph" w:customStyle="1" w:styleId="Title2">
    <w:name w:val="Title2"/>
    <w:basedOn w:val="Normal"/>
    <w:link w:val="Title2Char"/>
    <w:uiPriority w:val="8"/>
    <w:rsid w:val="002F1B6E"/>
    <w:pPr>
      <w:spacing w:line="480" w:lineRule="auto"/>
      <w:jc w:val="center"/>
    </w:pPr>
    <w:rPr>
      <w:rFonts w:eastAsiaTheme="majorEastAsia" w:cstheme="majorBidi"/>
      <w:color w:val="000000" w:themeColor="text1"/>
      <w:spacing w:val="-10"/>
      <w:kern w:val="28"/>
      <w:szCs w:val="56"/>
    </w:rPr>
  </w:style>
  <w:style w:type="paragraph" w:customStyle="1" w:styleId="Title3">
    <w:name w:val="Title3"/>
    <w:basedOn w:val="Normal"/>
    <w:link w:val="Title3Char"/>
    <w:uiPriority w:val="8"/>
    <w:rsid w:val="002F1B6E"/>
    <w:pPr>
      <w:jc w:val="center"/>
    </w:pPr>
    <w:rPr>
      <w:color w:val="000000" w:themeColor="text1"/>
    </w:rPr>
  </w:style>
  <w:style w:type="character" w:customStyle="1" w:styleId="Title2Char">
    <w:name w:val="Title2 Char"/>
    <w:basedOn w:val="TitleChar"/>
    <w:link w:val="Title2"/>
    <w:uiPriority w:val="8"/>
    <w:rsid w:val="002F1B6E"/>
    <w:rPr>
      <w:rFonts w:ascii="Times New Roman" w:eastAsiaTheme="majorEastAsia" w:hAnsi="Times New Roman" w:cstheme="majorBidi"/>
      <w:b/>
      <w:bCs/>
      <w:color w:val="000000" w:themeColor="text1"/>
      <w:spacing w:val="-10"/>
      <w:kern w:val="28"/>
      <w:sz w:val="24"/>
      <w:szCs w:val="56"/>
      <w:lang w:val="en-GB" w:eastAsia="zh-CN"/>
    </w:rPr>
  </w:style>
  <w:style w:type="paragraph" w:customStyle="1" w:styleId="Title4">
    <w:name w:val="Title4"/>
    <w:basedOn w:val="Normal"/>
    <w:link w:val="Title4Char"/>
    <w:uiPriority w:val="98"/>
    <w:unhideWhenUsed/>
    <w:rsid w:val="002F1B6E"/>
    <w:rPr>
      <w:rFonts w:eastAsiaTheme="majorEastAsia" w:cstheme="majorBidi"/>
      <w:caps/>
      <w:color w:val="000000" w:themeColor="text1"/>
      <w:spacing w:val="-10"/>
      <w:kern w:val="28"/>
      <w:szCs w:val="56"/>
    </w:rPr>
  </w:style>
  <w:style w:type="character" w:customStyle="1" w:styleId="Title3Char">
    <w:name w:val="Title3 Char"/>
    <w:basedOn w:val="DefaultParagraphFont"/>
    <w:link w:val="Title3"/>
    <w:uiPriority w:val="8"/>
    <w:rsid w:val="002F1B6E"/>
    <w:rPr>
      <w:rFonts w:ascii="Times New Roman" w:hAnsi="Times New Roman"/>
      <w:color w:val="000000" w:themeColor="text1"/>
      <w:sz w:val="24"/>
    </w:rPr>
  </w:style>
  <w:style w:type="paragraph" w:customStyle="1" w:styleId="Title5">
    <w:name w:val="Title5"/>
    <w:basedOn w:val="Title2"/>
    <w:link w:val="Title5Char"/>
    <w:uiPriority w:val="98"/>
    <w:unhideWhenUsed/>
    <w:rsid w:val="002F1B6E"/>
    <w:rPr>
      <w:color w:val="000000" w:themeColor="text1" w:themeShade="80"/>
    </w:rPr>
  </w:style>
  <w:style w:type="character" w:customStyle="1" w:styleId="Title4Char">
    <w:name w:val="Title4 Char"/>
    <w:basedOn w:val="Title2Char"/>
    <w:link w:val="Title4"/>
    <w:uiPriority w:val="98"/>
    <w:rsid w:val="002F1B6E"/>
    <w:rPr>
      <w:rFonts w:ascii="Times New Roman" w:eastAsiaTheme="majorEastAsia" w:hAnsi="Times New Roman" w:cstheme="majorBidi"/>
      <w:b/>
      <w:bCs/>
      <w:caps/>
      <w:color w:val="000000" w:themeColor="text1"/>
      <w:spacing w:val="-10"/>
      <w:kern w:val="28"/>
      <w:sz w:val="24"/>
      <w:szCs w:val="56"/>
      <w:lang w:val="en-GB" w:eastAsia="zh-CN"/>
    </w:rPr>
  </w:style>
  <w:style w:type="character" w:customStyle="1" w:styleId="Title5Char">
    <w:name w:val="Title5 Char"/>
    <w:basedOn w:val="Title2Char"/>
    <w:link w:val="Title5"/>
    <w:uiPriority w:val="98"/>
    <w:rsid w:val="002F1B6E"/>
    <w:rPr>
      <w:rFonts w:ascii="Times New Roman" w:eastAsiaTheme="majorEastAsia" w:hAnsi="Times New Roman" w:cstheme="majorBidi"/>
      <w:b/>
      <w:bCs/>
      <w:color w:val="000000" w:themeColor="text1" w:themeShade="80"/>
      <w:spacing w:val="-10"/>
      <w:kern w:val="28"/>
      <w:sz w:val="24"/>
      <w:szCs w:val="56"/>
      <w:lang w:val="en-GB" w:eastAsia="zh-CN"/>
    </w:rPr>
  </w:style>
  <w:style w:type="paragraph" w:customStyle="1" w:styleId="Heading0notinTOC">
    <w:name w:val="Heading 0 (not in TOC)"/>
    <w:basedOn w:val="Normal"/>
    <w:next w:val="Body"/>
    <w:link w:val="Heading0notinTOCChar"/>
    <w:uiPriority w:val="1"/>
    <w:qFormat/>
    <w:rsid w:val="002F1B6E"/>
    <w:pPr>
      <w:keepNext/>
      <w:keepLines/>
      <w:pageBreakBefore/>
      <w:spacing w:after="480"/>
      <w:jc w:val="center"/>
      <w:outlineLvl w:val="0"/>
    </w:pPr>
    <w:rPr>
      <w:b/>
    </w:rPr>
  </w:style>
  <w:style w:type="character" w:styleId="SubtleReference">
    <w:name w:val="Subtle Reference"/>
    <w:basedOn w:val="DefaultParagraphFont"/>
    <w:uiPriority w:val="31"/>
    <w:qFormat/>
    <w:rsid w:val="002F1B6E"/>
    <w:rPr>
      <w:caps w:val="0"/>
      <w:smallCaps w:val="0"/>
      <w:color w:val="000000" w:themeColor="text1"/>
    </w:rPr>
  </w:style>
  <w:style w:type="character" w:customStyle="1" w:styleId="Heading0notinTOCChar">
    <w:name w:val="Heading 0 (not in TOC) Char"/>
    <w:basedOn w:val="HeaderChar"/>
    <w:link w:val="Heading0notinTOC"/>
    <w:uiPriority w:val="1"/>
    <w:rsid w:val="002F1B6E"/>
    <w:rPr>
      <w:rFonts w:ascii="Times New Roman" w:hAnsi="Times New Roman"/>
      <w:b/>
      <w:sz w:val="24"/>
    </w:rPr>
  </w:style>
  <w:style w:type="paragraph" w:customStyle="1" w:styleId="Body">
    <w:name w:val="Body"/>
    <w:basedOn w:val="Normal"/>
    <w:link w:val="BodyChar"/>
    <w:qFormat/>
    <w:rsid w:val="002F1B6E"/>
    <w:pPr>
      <w:widowControl/>
      <w:spacing w:line="480" w:lineRule="auto"/>
      <w:ind w:firstLine="720"/>
    </w:pPr>
    <w:rPr>
      <w:color w:val="000000" w:themeColor="text1"/>
    </w:rPr>
  </w:style>
  <w:style w:type="paragraph" w:styleId="TOC1">
    <w:name w:val="toc 1"/>
    <w:basedOn w:val="Normal"/>
    <w:next w:val="Normal"/>
    <w:autoRedefine/>
    <w:uiPriority w:val="39"/>
    <w:unhideWhenUsed/>
    <w:qFormat/>
    <w:rsid w:val="002F1B6E"/>
    <w:pPr>
      <w:tabs>
        <w:tab w:val="right" w:leader="dot" w:pos="9360"/>
      </w:tabs>
      <w:spacing w:before="240"/>
    </w:pPr>
  </w:style>
  <w:style w:type="character" w:customStyle="1" w:styleId="BodyChar">
    <w:name w:val="Body Char"/>
    <w:basedOn w:val="DefaultParagraphFont"/>
    <w:link w:val="Body"/>
    <w:rsid w:val="002F1B6E"/>
    <w:rPr>
      <w:rFonts w:ascii="Times New Roman" w:hAnsi="Times New Roman"/>
      <w:color w:val="000000" w:themeColor="text1"/>
      <w:sz w:val="24"/>
    </w:rPr>
  </w:style>
  <w:style w:type="paragraph" w:styleId="TOC2">
    <w:name w:val="toc 2"/>
    <w:basedOn w:val="Normal"/>
    <w:next w:val="Normal"/>
    <w:autoRedefine/>
    <w:uiPriority w:val="39"/>
    <w:unhideWhenUsed/>
    <w:qFormat/>
    <w:rsid w:val="002F1B6E"/>
    <w:pPr>
      <w:ind w:left="317" w:right="504"/>
    </w:pPr>
  </w:style>
  <w:style w:type="paragraph" w:styleId="TOC3">
    <w:name w:val="toc 3"/>
    <w:basedOn w:val="Normal"/>
    <w:next w:val="Normal"/>
    <w:autoRedefine/>
    <w:uiPriority w:val="39"/>
    <w:unhideWhenUsed/>
    <w:qFormat/>
    <w:rsid w:val="002F1B6E"/>
    <w:pPr>
      <w:ind w:left="634" w:right="504"/>
    </w:pPr>
  </w:style>
  <w:style w:type="paragraph" w:styleId="TOC4">
    <w:name w:val="toc 4"/>
    <w:basedOn w:val="Normal"/>
    <w:next w:val="Normal"/>
    <w:autoRedefine/>
    <w:uiPriority w:val="39"/>
    <w:unhideWhenUsed/>
    <w:qFormat/>
    <w:rsid w:val="002F1B6E"/>
    <w:pPr>
      <w:ind w:left="950" w:right="504"/>
    </w:pPr>
  </w:style>
  <w:style w:type="paragraph" w:styleId="Caption">
    <w:name w:val="caption"/>
    <w:basedOn w:val="Normal"/>
    <w:next w:val="Body"/>
    <w:link w:val="CaptionChar"/>
    <w:uiPriority w:val="35"/>
    <w:unhideWhenUsed/>
    <w:qFormat/>
    <w:rsid w:val="002F1B6E"/>
    <w:pPr>
      <w:keepLines/>
      <w:tabs>
        <w:tab w:val="left" w:pos="288"/>
        <w:tab w:val="left" w:pos="576"/>
        <w:tab w:val="left" w:pos="864"/>
        <w:tab w:val="left" w:pos="1152"/>
        <w:tab w:val="left" w:pos="1440"/>
      </w:tabs>
      <w:spacing w:before="240" w:after="240"/>
    </w:pPr>
    <w:rPr>
      <w:iCs/>
      <w:color w:val="000000" w:themeColor="text1"/>
      <w:szCs w:val="18"/>
    </w:rPr>
  </w:style>
  <w:style w:type="paragraph" w:customStyle="1" w:styleId="Figures">
    <w:name w:val="Figures"/>
    <w:basedOn w:val="Normal"/>
    <w:next w:val="Body"/>
    <w:rsid w:val="002F1B6E"/>
    <w:pPr>
      <w:keepNext/>
      <w:keepLines/>
    </w:pPr>
    <w:rPr>
      <w:noProof/>
    </w:rPr>
  </w:style>
  <w:style w:type="paragraph" w:customStyle="1" w:styleId="Heading0includedinTOC">
    <w:name w:val="Heading 0 (included in TOC)"/>
    <w:basedOn w:val="Normal"/>
    <w:next w:val="Body"/>
    <w:link w:val="Heading0includedinTOCChar"/>
    <w:uiPriority w:val="1"/>
    <w:qFormat/>
    <w:rsid w:val="002F1B6E"/>
    <w:pPr>
      <w:keepNext/>
      <w:keepLines/>
      <w:pageBreakBefore/>
      <w:spacing w:after="480"/>
      <w:jc w:val="center"/>
      <w:outlineLvl w:val="0"/>
    </w:pPr>
    <w:rPr>
      <w:b/>
      <w:color w:val="000000" w:themeColor="text1"/>
    </w:rPr>
  </w:style>
  <w:style w:type="character" w:customStyle="1" w:styleId="CaptionChar">
    <w:name w:val="Caption Char"/>
    <w:basedOn w:val="DefaultParagraphFont"/>
    <w:link w:val="Caption"/>
    <w:uiPriority w:val="35"/>
    <w:rsid w:val="002F1B6E"/>
    <w:rPr>
      <w:rFonts w:ascii="Times New Roman" w:hAnsi="Times New Roman"/>
      <w:iCs/>
      <w:color w:val="000000" w:themeColor="text1"/>
      <w:sz w:val="24"/>
      <w:szCs w:val="18"/>
    </w:rPr>
  </w:style>
  <w:style w:type="character" w:customStyle="1" w:styleId="Heading0includedinTOCChar">
    <w:name w:val="Heading 0 (included in TOC) Char"/>
    <w:basedOn w:val="BodyChar"/>
    <w:link w:val="Heading0includedinTOC"/>
    <w:uiPriority w:val="1"/>
    <w:rsid w:val="002F1B6E"/>
    <w:rPr>
      <w:rFonts w:ascii="Times New Roman" w:hAnsi="Times New Roman"/>
      <w:b/>
      <w:color w:val="000000" w:themeColor="text1"/>
      <w:sz w:val="24"/>
    </w:rPr>
  </w:style>
  <w:style w:type="character" w:styleId="Hyperlink">
    <w:name w:val="Hyperlink"/>
    <w:basedOn w:val="DefaultParagraphFont"/>
    <w:uiPriority w:val="99"/>
    <w:unhideWhenUsed/>
    <w:rsid w:val="00A412DE"/>
    <w:rPr>
      <w:color w:val="0563C1" w:themeColor="hyperlink"/>
      <w:u w:val="single"/>
    </w:rPr>
  </w:style>
  <w:style w:type="character" w:styleId="PageNumber">
    <w:name w:val="page number"/>
    <w:basedOn w:val="DefaultParagraphFont"/>
    <w:uiPriority w:val="99"/>
    <w:rsid w:val="00A412DE"/>
  </w:style>
  <w:style w:type="paragraph" w:styleId="TableofFigures">
    <w:name w:val="table of figures"/>
    <w:next w:val="Normal"/>
    <w:uiPriority w:val="99"/>
    <w:qFormat/>
    <w:rsid w:val="002F1B6E"/>
    <w:pPr>
      <w:spacing w:before="240" w:after="0"/>
      <w:ind w:left="1224" w:right="504" w:hanging="1224"/>
    </w:pPr>
    <w:rPr>
      <w:rFonts w:ascii="Times New Roman" w:hAnsi="Times New Roman"/>
      <w:sz w:val="24"/>
    </w:rPr>
  </w:style>
  <w:style w:type="paragraph" w:styleId="TOC5">
    <w:name w:val="toc 5"/>
    <w:basedOn w:val="Normal"/>
    <w:next w:val="Normal"/>
    <w:autoRedefine/>
    <w:uiPriority w:val="39"/>
    <w:unhideWhenUsed/>
    <w:rsid w:val="002F1B6E"/>
    <w:pPr>
      <w:ind w:left="1267" w:right="504"/>
    </w:pPr>
  </w:style>
  <w:style w:type="character" w:styleId="CommentReference">
    <w:name w:val="annotation reference"/>
    <w:basedOn w:val="DefaultParagraphFont"/>
    <w:uiPriority w:val="99"/>
    <w:semiHidden/>
    <w:unhideWhenUsed/>
    <w:rsid w:val="002F1B6E"/>
    <w:rPr>
      <w:sz w:val="16"/>
      <w:szCs w:val="16"/>
    </w:rPr>
  </w:style>
  <w:style w:type="paragraph" w:styleId="CommentText">
    <w:name w:val="annotation text"/>
    <w:basedOn w:val="Normal"/>
    <w:link w:val="CommentTextChar"/>
    <w:uiPriority w:val="99"/>
    <w:semiHidden/>
    <w:unhideWhenUsed/>
    <w:rsid w:val="00A412DE"/>
    <w:rPr>
      <w:sz w:val="20"/>
      <w:szCs w:val="20"/>
    </w:rPr>
  </w:style>
  <w:style w:type="character" w:customStyle="1" w:styleId="CommentTextChar">
    <w:name w:val="Comment Text Char"/>
    <w:basedOn w:val="DefaultParagraphFont"/>
    <w:link w:val="CommentText"/>
    <w:uiPriority w:val="99"/>
    <w:semiHidden/>
    <w:rsid w:val="002F1B6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1B6E"/>
    <w:rPr>
      <w:b/>
      <w:bCs/>
    </w:rPr>
  </w:style>
  <w:style w:type="character" w:customStyle="1" w:styleId="CommentSubjectChar">
    <w:name w:val="Comment Subject Char"/>
    <w:basedOn w:val="CommentTextChar"/>
    <w:link w:val="CommentSubject"/>
    <w:uiPriority w:val="99"/>
    <w:semiHidden/>
    <w:rsid w:val="002F1B6E"/>
    <w:rPr>
      <w:rFonts w:ascii="Times New Roman" w:hAnsi="Times New Roman"/>
      <w:b/>
      <w:bCs/>
      <w:sz w:val="20"/>
      <w:szCs w:val="20"/>
    </w:rPr>
  </w:style>
  <w:style w:type="paragraph" w:styleId="BalloonText">
    <w:name w:val="Balloon Text"/>
    <w:basedOn w:val="Normal"/>
    <w:link w:val="BalloonTextChar"/>
    <w:uiPriority w:val="99"/>
    <w:semiHidden/>
    <w:unhideWhenUsed/>
    <w:rsid w:val="00A412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B6E"/>
    <w:rPr>
      <w:rFonts w:ascii="Segoe UI" w:hAnsi="Segoe UI" w:cs="Segoe UI"/>
      <w:sz w:val="18"/>
      <w:szCs w:val="18"/>
    </w:rPr>
  </w:style>
  <w:style w:type="paragraph" w:customStyle="1" w:styleId="TableofTables">
    <w:name w:val="Table of Tables"/>
    <w:basedOn w:val="TableofFigures"/>
    <w:next w:val="Normal"/>
    <w:uiPriority w:val="49"/>
    <w:semiHidden/>
    <w:rsid w:val="002F1B6E"/>
    <w:pPr>
      <w:tabs>
        <w:tab w:val="right" w:leader="dot" w:pos="9350"/>
      </w:tabs>
      <w:ind w:left="979" w:hanging="979"/>
    </w:pPr>
    <w:rPr>
      <w:noProof/>
    </w:rPr>
  </w:style>
  <w:style w:type="paragraph" w:styleId="ListNumber2">
    <w:name w:val="List Number 2"/>
    <w:basedOn w:val="Normal"/>
    <w:uiPriority w:val="99"/>
    <w:semiHidden/>
    <w:unhideWhenUsed/>
    <w:rsid w:val="002F1B6E"/>
    <w:pPr>
      <w:numPr>
        <w:numId w:val="1"/>
      </w:numPr>
      <w:contextualSpacing/>
    </w:pPr>
  </w:style>
  <w:style w:type="paragraph" w:styleId="TOC8">
    <w:name w:val="toc 8"/>
    <w:basedOn w:val="Normal"/>
    <w:next w:val="Normal"/>
    <w:autoRedefine/>
    <w:uiPriority w:val="39"/>
    <w:semiHidden/>
    <w:unhideWhenUsed/>
    <w:rsid w:val="002F1B6E"/>
    <w:pPr>
      <w:spacing w:after="240"/>
      <w:ind w:left="1008" w:right="576" w:hanging="1008"/>
    </w:pPr>
  </w:style>
  <w:style w:type="paragraph" w:styleId="FootnoteText">
    <w:name w:val="footnote text"/>
    <w:basedOn w:val="Normal"/>
    <w:link w:val="FootnoteTextChar"/>
    <w:uiPriority w:val="99"/>
    <w:semiHidden/>
    <w:unhideWhenUsed/>
    <w:rsid w:val="002F1B6E"/>
    <w:rPr>
      <w:sz w:val="20"/>
      <w:szCs w:val="20"/>
    </w:rPr>
  </w:style>
  <w:style w:type="character" w:customStyle="1" w:styleId="FootnoteTextChar">
    <w:name w:val="Footnote Text Char"/>
    <w:basedOn w:val="DefaultParagraphFont"/>
    <w:link w:val="FootnoteText"/>
    <w:uiPriority w:val="99"/>
    <w:semiHidden/>
    <w:rsid w:val="002F1B6E"/>
    <w:rPr>
      <w:rFonts w:ascii="Times New Roman" w:hAnsi="Times New Roman"/>
      <w:sz w:val="20"/>
      <w:szCs w:val="20"/>
    </w:rPr>
  </w:style>
  <w:style w:type="character" w:styleId="FootnoteReference">
    <w:name w:val="footnote reference"/>
    <w:basedOn w:val="DefaultParagraphFont"/>
    <w:uiPriority w:val="99"/>
    <w:semiHidden/>
    <w:unhideWhenUsed/>
    <w:rsid w:val="002F1B6E"/>
    <w:rPr>
      <w:vertAlign w:val="superscript"/>
    </w:rPr>
  </w:style>
  <w:style w:type="paragraph" w:customStyle="1" w:styleId="CaptionSpecAPA">
    <w:name w:val="Caption Spec APA"/>
    <w:basedOn w:val="Caption"/>
    <w:next w:val="Body"/>
    <w:uiPriority w:val="9"/>
    <w:qFormat/>
    <w:rsid w:val="002F1B6E"/>
    <w:rPr>
      <w:i/>
    </w:rPr>
  </w:style>
  <w:style w:type="numbering" w:customStyle="1" w:styleId="AppendixStyle">
    <w:name w:val="Appendix Style"/>
    <w:uiPriority w:val="99"/>
    <w:rsid w:val="002F1B6E"/>
    <w:pPr>
      <w:numPr>
        <w:numId w:val="3"/>
      </w:numPr>
    </w:pPr>
  </w:style>
  <w:style w:type="numbering" w:customStyle="1" w:styleId="ChapterStyle">
    <w:name w:val="Chapter Style"/>
    <w:uiPriority w:val="99"/>
    <w:rsid w:val="002F1B6E"/>
    <w:pPr>
      <w:numPr>
        <w:numId w:val="4"/>
      </w:numPr>
    </w:pPr>
  </w:style>
  <w:style w:type="paragraph" w:styleId="ListParagraph">
    <w:name w:val="List Paragraph"/>
    <w:basedOn w:val="Normal"/>
    <w:uiPriority w:val="34"/>
    <w:qFormat/>
    <w:rsid w:val="002F1B6E"/>
    <w:pPr>
      <w:ind w:left="720"/>
      <w:contextualSpacing/>
    </w:pPr>
  </w:style>
  <w:style w:type="table" w:styleId="TableGrid">
    <w:name w:val="Table Grid"/>
    <w:basedOn w:val="TableNormal"/>
    <w:uiPriority w:val="39"/>
    <w:rsid w:val="002F1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2F1B6E"/>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basedOn w:val="DefaultParagraphFont"/>
    <w:uiPriority w:val="99"/>
    <w:semiHidden/>
    <w:unhideWhenUsed/>
    <w:rsid w:val="002F1B6E"/>
    <w:rPr>
      <w:color w:val="605E5C"/>
      <w:shd w:val="clear" w:color="auto" w:fill="E1DFDD"/>
    </w:rPr>
  </w:style>
  <w:style w:type="character" w:styleId="FollowedHyperlink">
    <w:name w:val="FollowedHyperlink"/>
    <w:basedOn w:val="DefaultParagraphFont"/>
    <w:uiPriority w:val="99"/>
    <w:semiHidden/>
    <w:unhideWhenUsed/>
    <w:rsid w:val="002F1B6E"/>
    <w:rPr>
      <w:color w:val="954F72" w:themeColor="followedHyperlink"/>
      <w:u w:val="single"/>
    </w:rPr>
  </w:style>
  <w:style w:type="paragraph" w:styleId="TOCHeading">
    <w:name w:val="TOC Heading"/>
    <w:basedOn w:val="Heading1"/>
    <w:next w:val="Normal"/>
    <w:uiPriority w:val="39"/>
    <w:unhideWhenUsed/>
    <w:qFormat/>
    <w:rsid w:val="002F1B6E"/>
    <w:pPr>
      <w:pageBreakBefore w:val="0"/>
      <w:widowControl/>
      <w:spacing w:before="240" w:after="0" w:line="259" w:lineRule="auto"/>
      <w:outlineLvl w:val="9"/>
    </w:pPr>
    <w:rPr>
      <w:rFonts w:asciiTheme="majorHAnsi" w:hAnsiTheme="majorHAnsi"/>
      <w:b w:val="0"/>
      <w:color w:val="2E74B5" w:themeColor="accent1" w:themeShade="BF"/>
      <w:sz w:val="32"/>
    </w:rPr>
  </w:style>
  <w:style w:type="paragraph" w:styleId="NoSpacing">
    <w:name w:val="No Spacing"/>
    <w:link w:val="NoSpacingChar"/>
    <w:uiPriority w:val="1"/>
    <w:qFormat/>
    <w:rsid w:val="00A412DE"/>
    <w:pPr>
      <w:spacing w:after="0" w:line="240" w:lineRule="auto"/>
    </w:pPr>
    <w:rPr>
      <w:rFonts w:eastAsiaTheme="minorEastAsia"/>
      <w:lang w:eastAsia="ja-JP"/>
    </w:rPr>
  </w:style>
  <w:style w:type="paragraph" w:customStyle="1" w:styleId="EndNoteBibliographyTitle">
    <w:name w:val="EndNote Bibliography Title"/>
    <w:basedOn w:val="Normal"/>
    <w:link w:val="EndNoteBibliographyTitleChar"/>
    <w:rsid w:val="00A412DE"/>
    <w:pPr>
      <w:widowControl/>
      <w:spacing w:line="259" w:lineRule="auto"/>
      <w:jc w:val="center"/>
    </w:pPr>
    <w:rPr>
      <w:rFonts w:eastAsiaTheme="minorEastAsia" w:cs="Times New Roman"/>
      <w:lang w:eastAsia="ja-JP"/>
    </w:rPr>
  </w:style>
  <w:style w:type="character" w:customStyle="1" w:styleId="NoSpacingChar">
    <w:name w:val="No Spacing Char"/>
    <w:basedOn w:val="DefaultParagraphFont"/>
    <w:link w:val="NoSpacing"/>
    <w:uiPriority w:val="1"/>
    <w:rsid w:val="002F1B6E"/>
    <w:rPr>
      <w:rFonts w:eastAsiaTheme="minorEastAsia"/>
      <w:lang w:eastAsia="ja-JP"/>
    </w:rPr>
  </w:style>
  <w:style w:type="character" w:customStyle="1" w:styleId="EndNoteBibliographyTitleChar">
    <w:name w:val="EndNote Bibliography Title Char"/>
    <w:basedOn w:val="NoSpacingChar"/>
    <w:link w:val="EndNoteBibliographyTitle"/>
    <w:rsid w:val="002F1B6E"/>
    <w:rPr>
      <w:rFonts w:ascii="Times New Roman" w:eastAsiaTheme="minorEastAsia" w:hAnsi="Times New Roman" w:cs="Times New Roman"/>
      <w:lang w:eastAsia="ja-JP"/>
    </w:rPr>
  </w:style>
  <w:style w:type="paragraph" w:customStyle="1" w:styleId="EndNoteBibliography">
    <w:name w:val="EndNote Bibliography"/>
    <w:basedOn w:val="Normal"/>
    <w:link w:val="EndNoteBibliographyChar"/>
    <w:rsid w:val="00A412DE"/>
    <w:pPr>
      <w:widowControl/>
      <w:spacing w:after="160"/>
    </w:pPr>
    <w:rPr>
      <w:rFonts w:eastAsiaTheme="minorEastAsia" w:cs="Times New Roman"/>
      <w:lang w:eastAsia="ja-JP"/>
    </w:rPr>
  </w:style>
  <w:style w:type="character" w:customStyle="1" w:styleId="EndNoteBibliographyChar">
    <w:name w:val="EndNote Bibliography Char"/>
    <w:basedOn w:val="NoSpacingChar"/>
    <w:link w:val="EndNoteBibliography"/>
    <w:rsid w:val="002F1B6E"/>
    <w:rPr>
      <w:rFonts w:ascii="Times New Roman" w:eastAsiaTheme="minorEastAsia" w:hAnsi="Times New Roman" w:cs="Times New Roman"/>
      <w:lang w:eastAsia="ja-JP"/>
    </w:rPr>
  </w:style>
  <w:style w:type="paragraph" w:styleId="NormalWeb">
    <w:name w:val="Normal (Web)"/>
    <w:basedOn w:val="Normal"/>
    <w:uiPriority w:val="99"/>
    <w:semiHidden/>
    <w:unhideWhenUsed/>
    <w:rsid w:val="002F1B6E"/>
    <w:pPr>
      <w:widowControl/>
      <w:spacing w:before="100" w:beforeAutospacing="1" w:after="100" w:afterAutospacing="1"/>
    </w:pPr>
    <w:rPr>
      <w:rFonts w:eastAsia="Times New Roman" w:cs="Times New Roman"/>
      <w:szCs w:val="24"/>
    </w:rPr>
  </w:style>
  <w:style w:type="character" w:customStyle="1" w:styleId="UnresolvedMention2">
    <w:name w:val="Unresolved Mention2"/>
    <w:basedOn w:val="DefaultParagraphFont"/>
    <w:uiPriority w:val="99"/>
    <w:semiHidden/>
    <w:unhideWhenUsed/>
    <w:rsid w:val="002F1B6E"/>
    <w:rPr>
      <w:color w:val="605E5C"/>
      <w:shd w:val="clear" w:color="auto" w:fill="E1DFDD"/>
    </w:rPr>
  </w:style>
  <w:style w:type="character" w:customStyle="1" w:styleId="UnresolvedMention3">
    <w:name w:val="Unresolved Mention3"/>
    <w:basedOn w:val="DefaultParagraphFont"/>
    <w:uiPriority w:val="99"/>
    <w:semiHidden/>
    <w:unhideWhenUsed/>
    <w:rsid w:val="002F1B6E"/>
    <w:rPr>
      <w:color w:val="605E5C"/>
      <w:shd w:val="clear" w:color="auto" w:fill="E1DFDD"/>
    </w:rPr>
  </w:style>
  <w:style w:type="character" w:styleId="Strong">
    <w:name w:val="Strong"/>
    <w:basedOn w:val="DefaultParagraphFont"/>
    <w:uiPriority w:val="22"/>
    <w:qFormat/>
    <w:rsid w:val="002F1B6E"/>
    <w:rPr>
      <w:b/>
      <w:bCs/>
    </w:rPr>
  </w:style>
  <w:style w:type="character" w:styleId="LineNumber">
    <w:name w:val="line number"/>
    <w:basedOn w:val="DefaultParagraphFont"/>
    <w:uiPriority w:val="99"/>
    <w:unhideWhenUsed/>
    <w:rsid w:val="002F1B6E"/>
  </w:style>
  <w:style w:type="table" w:styleId="PlainTable5">
    <w:name w:val="Plain Table 5"/>
    <w:basedOn w:val="TableNormal"/>
    <w:uiPriority w:val="45"/>
    <w:rsid w:val="002F1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4">
    <w:name w:val="Unresolved Mention4"/>
    <w:basedOn w:val="DefaultParagraphFont"/>
    <w:uiPriority w:val="99"/>
    <w:semiHidden/>
    <w:unhideWhenUsed/>
    <w:rsid w:val="002F1B6E"/>
    <w:rPr>
      <w:color w:val="605E5C"/>
      <w:shd w:val="clear" w:color="auto" w:fill="E1DFDD"/>
    </w:rPr>
  </w:style>
  <w:style w:type="paragraph" w:styleId="Revision">
    <w:name w:val="Revision"/>
    <w:hidden/>
    <w:uiPriority w:val="99"/>
    <w:semiHidden/>
    <w:rsid w:val="00A412DE"/>
    <w:pPr>
      <w:spacing w:after="0" w:line="240" w:lineRule="auto"/>
    </w:pPr>
    <w:rPr>
      <w:rFonts w:ascii="Times New Roman" w:hAnsi="Times New Roman"/>
      <w:sz w:val="24"/>
    </w:rPr>
  </w:style>
  <w:style w:type="character" w:customStyle="1" w:styleId="UnresolvedMention5">
    <w:name w:val="Unresolved Mention5"/>
    <w:basedOn w:val="DefaultParagraphFont"/>
    <w:uiPriority w:val="99"/>
    <w:semiHidden/>
    <w:unhideWhenUsed/>
    <w:rsid w:val="002F1B6E"/>
    <w:rPr>
      <w:color w:val="605E5C"/>
      <w:shd w:val="clear" w:color="auto" w:fill="E1DFDD"/>
    </w:rPr>
  </w:style>
  <w:style w:type="character" w:customStyle="1" w:styleId="UnresolvedMention6">
    <w:name w:val="Unresolved Mention6"/>
    <w:basedOn w:val="DefaultParagraphFont"/>
    <w:uiPriority w:val="99"/>
    <w:semiHidden/>
    <w:unhideWhenUsed/>
    <w:rsid w:val="002F1B6E"/>
    <w:rPr>
      <w:color w:val="605E5C"/>
      <w:shd w:val="clear" w:color="auto" w:fill="E1DFDD"/>
    </w:rPr>
  </w:style>
  <w:style w:type="paragraph" w:customStyle="1" w:styleId="References">
    <w:name w:val="References"/>
    <w:basedOn w:val="EndNoteBibliography"/>
    <w:link w:val="ReferencesChar"/>
    <w:qFormat/>
    <w:rsid w:val="00A412DE"/>
    <w:pPr>
      <w:spacing w:after="0"/>
      <w:ind w:left="720" w:hanging="720"/>
    </w:pPr>
    <w:rPr>
      <w:rFonts w:eastAsia="SimSun"/>
      <w:noProof/>
      <w:lang w:val="en-GB" w:eastAsia="zh-CN"/>
    </w:rPr>
  </w:style>
  <w:style w:type="character" w:customStyle="1" w:styleId="ReferencesChar">
    <w:name w:val="References Char"/>
    <w:basedOn w:val="EndNoteBibliographyChar"/>
    <w:link w:val="References"/>
    <w:rsid w:val="002F1B6E"/>
    <w:rPr>
      <w:rFonts w:ascii="Times New Roman" w:eastAsia="SimSun" w:hAnsi="Times New Roman" w:cs="Times New Roman"/>
      <w:noProof/>
      <w:lang w:val="en-GB" w:eastAsia="zh-CN"/>
    </w:rPr>
  </w:style>
  <w:style w:type="paragraph" w:styleId="HTMLPreformatted">
    <w:name w:val="HTML Preformatted"/>
    <w:basedOn w:val="Normal"/>
    <w:link w:val="HTMLPreformattedChar"/>
    <w:uiPriority w:val="99"/>
    <w:semiHidden/>
    <w:unhideWhenUsed/>
    <w:rsid w:val="00A412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1B6E"/>
    <w:rPr>
      <w:rFonts w:ascii="Courier New" w:eastAsia="Times New Roman" w:hAnsi="Courier New" w:cs="Courier New"/>
      <w:sz w:val="20"/>
      <w:szCs w:val="20"/>
    </w:rPr>
  </w:style>
  <w:style w:type="character" w:customStyle="1" w:styleId="UnresolvedMention7">
    <w:name w:val="Unresolved Mention7"/>
    <w:basedOn w:val="DefaultParagraphFont"/>
    <w:uiPriority w:val="99"/>
    <w:semiHidden/>
    <w:unhideWhenUsed/>
    <w:rsid w:val="002F1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3770">
      <w:bodyDiv w:val="1"/>
      <w:marLeft w:val="0"/>
      <w:marRight w:val="0"/>
      <w:marTop w:val="0"/>
      <w:marBottom w:val="0"/>
      <w:divBdr>
        <w:top w:val="none" w:sz="0" w:space="0" w:color="auto"/>
        <w:left w:val="none" w:sz="0" w:space="0" w:color="auto"/>
        <w:bottom w:val="none" w:sz="0" w:space="0" w:color="auto"/>
        <w:right w:val="none" w:sz="0" w:space="0" w:color="auto"/>
      </w:divBdr>
    </w:div>
    <w:div w:id="66000281">
      <w:bodyDiv w:val="1"/>
      <w:marLeft w:val="0"/>
      <w:marRight w:val="0"/>
      <w:marTop w:val="0"/>
      <w:marBottom w:val="0"/>
      <w:divBdr>
        <w:top w:val="none" w:sz="0" w:space="0" w:color="auto"/>
        <w:left w:val="none" w:sz="0" w:space="0" w:color="auto"/>
        <w:bottom w:val="none" w:sz="0" w:space="0" w:color="auto"/>
        <w:right w:val="none" w:sz="0" w:space="0" w:color="auto"/>
      </w:divBdr>
    </w:div>
    <w:div w:id="73017355">
      <w:bodyDiv w:val="1"/>
      <w:marLeft w:val="0"/>
      <w:marRight w:val="0"/>
      <w:marTop w:val="0"/>
      <w:marBottom w:val="0"/>
      <w:divBdr>
        <w:top w:val="none" w:sz="0" w:space="0" w:color="auto"/>
        <w:left w:val="none" w:sz="0" w:space="0" w:color="auto"/>
        <w:bottom w:val="none" w:sz="0" w:space="0" w:color="auto"/>
        <w:right w:val="none" w:sz="0" w:space="0" w:color="auto"/>
      </w:divBdr>
    </w:div>
    <w:div w:id="73942612">
      <w:bodyDiv w:val="1"/>
      <w:marLeft w:val="0"/>
      <w:marRight w:val="0"/>
      <w:marTop w:val="0"/>
      <w:marBottom w:val="0"/>
      <w:divBdr>
        <w:top w:val="none" w:sz="0" w:space="0" w:color="auto"/>
        <w:left w:val="none" w:sz="0" w:space="0" w:color="auto"/>
        <w:bottom w:val="none" w:sz="0" w:space="0" w:color="auto"/>
        <w:right w:val="none" w:sz="0" w:space="0" w:color="auto"/>
      </w:divBdr>
    </w:div>
    <w:div w:id="79105433">
      <w:bodyDiv w:val="1"/>
      <w:marLeft w:val="0"/>
      <w:marRight w:val="0"/>
      <w:marTop w:val="0"/>
      <w:marBottom w:val="0"/>
      <w:divBdr>
        <w:top w:val="none" w:sz="0" w:space="0" w:color="auto"/>
        <w:left w:val="none" w:sz="0" w:space="0" w:color="auto"/>
        <w:bottom w:val="none" w:sz="0" w:space="0" w:color="auto"/>
        <w:right w:val="none" w:sz="0" w:space="0" w:color="auto"/>
      </w:divBdr>
    </w:div>
    <w:div w:id="228611386">
      <w:bodyDiv w:val="1"/>
      <w:marLeft w:val="0"/>
      <w:marRight w:val="0"/>
      <w:marTop w:val="0"/>
      <w:marBottom w:val="0"/>
      <w:divBdr>
        <w:top w:val="none" w:sz="0" w:space="0" w:color="auto"/>
        <w:left w:val="none" w:sz="0" w:space="0" w:color="auto"/>
        <w:bottom w:val="none" w:sz="0" w:space="0" w:color="auto"/>
        <w:right w:val="none" w:sz="0" w:space="0" w:color="auto"/>
      </w:divBdr>
    </w:div>
    <w:div w:id="290601092">
      <w:bodyDiv w:val="1"/>
      <w:marLeft w:val="0"/>
      <w:marRight w:val="0"/>
      <w:marTop w:val="0"/>
      <w:marBottom w:val="0"/>
      <w:divBdr>
        <w:top w:val="none" w:sz="0" w:space="0" w:color="auto"/>
        <w:left w:val="none" w:sz="0" w:space="0" w:color="auto"/>
        <w:bottom w:val="none" w:sz="0" w:space="0" w:color="auto"/>
        <w:right w:val="none" w:sz="0" w:space="0" w:color="auto"/>
      </w:divBdr>
    </w:div>
    <w:div w:id="404184306">
      <w:bodyDiv w:val="1"/>
      <w:marLeft w:val="0"/>
      <w:marRight w:val="0"/>
      <w:marTop w:val="0"/>
      <w:marBottom w:val="0"/>
      <w:divBdr>
        <w:top w:val="none" w:sz="0" w:space="0" w:color="auto"/>
        <w:left w:val="none" w:sz="0" w:space="0" w:color="auto"/>
        <w:bottom w:val="none" w:sz="0" w:space="0" w:color="auto"/>
        <w:right w:val="none" w:sz="0" w:space="0" w:color="auto"/>
      </w:divBdr>
    </w:div>
    <w:div w:id="472210450">
      <w:bodyDiv w:val="1"/>
      <w:marLeft w:val="0"/>
      <w:marRight w:val="0"/>
      <w:marTop w:val="0"/>
      <w:marBottom w:val="0"/>
      <w:divBdr>
        <w:top w:val="none" w:sz="0" w:space="0" w:color="auto"/>
        <w:left w:val="none" w:sz="0" w:space="0" w:color="auto"/>
        <w:bottom w:val="none" w:sz="0" w:space="0" w:color="auto"/>
        <w:right w:val="none" w:sz="0" w:space="0" w:color="auto"/>
      </w:divBdr>
    </w:div>
    <w:div w:id="511991283">
      <w:bodyDiv w:val="1"/>
      <w:marLeft w:val="0"/>
      <w:marRight w:val="0"/>
      <w:marTop w:val="0"/>
      <w:marBottom w:val="0"/>
      <w:divBdr>
        <w:top w:val="none" w:sz="0" w:space="0" w:color="auto"/>
        <w:left w:val="none" w:sz="0" w:space="0" w:color="auto"/>
        <w:bottom w:val="none" w:sz="0" w:space="0" w:color="auto"/>
        <w:right w:val="none" w:sz="0" w:space="0" w:color="auto"/>
      </w:divBdr>
    </w:div>
    <w:div w:id="595748148">
      <w:bodyDiv w:val="1"/>
      <w:marLeft w:val="0"/>
      <w:marRight w:val="0"/>
      <w:marTop w:val="0"/>
      <w:marBottom w:val="0"/>
      <w:divBdr>
        <w:top w:val="none" w:sz="0" w:space="0" w:color="auto"/>
        <w:left w:val="none" w:sz="0" w:space="0" w:color="auto"/>
        <w:bottom w:val="none" w:sz="0" w:space="0" w:color="auto"/>
        <w:right w:val="none" w:sz="0" w:space="0" w:color="auto"/>
      </w:divBdr>
    </w:div>
    <w:div w:id="638656584">
      <w:bodyDiv w:val="1"/>
      <w:marLeft w:val="0"/>
      <w:marRight w:val="0"/>
      <w:marTop w:val="0"/>
      <w:marBottom w:val="0"/>
      <w:divBdr>
        <w:top w:val="none" w:sz="0" w:space="0" w:color="auto"/>
        <w:left w:val="none" w:sz="0" w:space="0" w:color="auto"/>
        <w:bottom w:val="none" w:sz="0" w:space="0" w:color="auto"/>
        <w:right w:val="none" w:sz="0" w:space="0" w:color="auto"/>
      </w:divBdr>
    </w:div>
    <w:div w:id="648100380">
      <w:bodyDiv w:val="1"/>
      <w:marLeft w:val="0"/>
      <w:marRight w:val="0"/>
      <w:marTop w:val="0"/>
      <w:marBottom w:val="0"/>
      <w:divBdr>
        <w:top w:val="none" w:sz="0" w:space="0" w:color="auto"/>
        <w:left w:val="none" w:sz="0" w:space="0" w:color="auto"/>
        <w:bottom w:val="none" w:sz="0" w:space="0" w:color="auto"/>
        <w:right w:val="none" w:sz="0" w:space="0" w:color="auto"/>
      </w:divBdr>
    </w:div>
    <w:div w:id="672994225">
      <w:bodyDiv w:val="1"/>
      <w:marLeft w:val="0"/>
      <w:marRight w:val="0"/>
      <w:marTop w:val="0"/>
      <w:marBottom w:val="0"/>
      <w:divBdr>
        <w:top w:val="none" w:sz="0" w:space="0" w:color="auto"/>
        <w:left w:val="none" w:sz="0" w:space="0" w:color="auto"/>
        <w:bottom w:val="none" w:sz="0" w:space="0" w:color="auto"/>
        <w:right w:val="none" w:sz="0" w:space="0" w:color="auto"/>
      </w:divBdr>
    </w:div>
    <w:div w:id="678315353">
      <w:bodyDiv w:val="1"/>
      <w:marLeft w:val="0"/>
      <w:marRight w:val="0"/>
      <w:marTop w:val="0"/>
      <w:marBottom w:val="0"/>
      <w:divBdr>
        <w:top w:val="none" w:sz="0" w:space="0" w:color="auto"/>
        <w:left w:val="none" w:sz="0" w:space="0" w:color="auto"/>
        <w:bottom w:val="none" w:sz="0" w:space="0" w:color="auto"/>
        <w:right w:val="none" w:sz="0" w:space="0" w:color="auto"/>
      </w:divBdr>
    </w:div>
    <w:div w:id="740099625">
      <w:bodyDiv w:val="1"/>
      <w:marLeft w:val="0"/>
      <w:marRight w:val="0"/>
      <w:marTop w:val="0"/>
      <w:marBottom w:val="0"/>
      <w:divBdr>
        <w:top w:val="none" w:sz="0" w:space="0" w:color="auto"/>
        <w:left w:val="none" w:sz="0" w:space="0" w:color="auto"/>
        <w:bottom w:val="none" w:sz="0" w:space="0" w:color="auto"/>
        <w:right w:val="none" w:sz="0" w:space="0" w:color="auto"/>
      </w:divBdr>
    </w:div>
    <w:div w:id="779838480">
      <w:bodyDiv w:val="1"/>
      <w:marLeft w:val="0"/>
      <w:marRight w:val="0"/>
      <w:marTop w:val="0"/>
      <w:marBottom w:val="0"/>
      <w:divBdr>
        <w:top w:val="none" w:sz="0" w:space="0" w:color="auto"/>
        <w:left w:val="none" w:sz="0" w:space="0" w:color="auto"/>
        <w:bottom w:val="none" w:sz="0" w:space="0" w:color="auto"/>
        <w:right w:val="none" w:sz="0" w:space="0" w:color="auto"/>
      </w:divBdr>
    </w:div>
    <w:div w:id="784925304">
      <w:bodyDiv w:val="1"/>
      <w:marLeft w:val="0"/>
      <w:marRight w:val="0"/>
      <w:marTop w:val="0"/>
      <w:marBottom w:val="0"/>
      <w:divBdr>
        <w:top w:val="none" w:sz="0" w:space="0" w:color="auto"/>
        <w:left w:val="none" w:sz="0" w:space="0" w:color="auto"/>
        <w:bottom w:val="none" w:sz="0" w:space="0" w:color="auto"/>
        <w:right w:val="none" w:sz="0" w:space="0" w:color="auto"/>
      </w:divBdr>
    </w:div>
    <w:div w:id="812216808">
      <w:bodyDiv w:val="1"/>
      <w:marLeft w:val="0"/>
      <w:marRight w:val="0"/>
      <w:marTop w:val="0"/>
      <w:marBottom w:val="0"/>
      <w:divBdr>
        <w:top w:val="none" w:sz="0" w:space="0" w:color="auto"/>
        <w:left w:val="none" w:sz="0" w:space="0" w:color="auto"/>
        <w:bottom w:val="none" w:sz="0" w:space="0" w:color="auto"/>
        <w:right w:val="none" w:sz="0" w:space="0" w:color="auto"/>
      </w:divBdr>
    </w:div>
    <w:div w:id="832915648">
      <w:bodyDiv w:val="1"/>
      <w:marLeft w:val="0"/>
      <w:marRight w:val="0"/>
      <w:marTop w:val="0"/>
      <w:marBottom w:val="0"/>
      <w:divBdr>
        <w:top w:val="none" w:sz="0" w:space="0" w:color="auto"/>
        <w:left w:val="none" w:sz="0" w:space="0" w:color="auto"/>
        <w:bottom w:val="none" w:sz="0" w:space="0" w:color="auto"/>
        <w:right w:val="none" w:sz="0" w:space="0" w:color="auto"/>
      </w:divBdr>
    </w:div>
    <w:div w:id="881018528">
      <w:bodyDiv w:val="1"/>
      <w:marLeft w:val="0"/>
      <w:marRight w:val="0"/>
      <w:marTop w:val="0"/>
      <w:marBottom w:val="0"/>
      <w:divBdr>
        <w:top w:val="none" w:sz="0" w:space="0" w:color="auto"/>
        <w:left w:val="none" w:sz="0" w:space="0" w:color="auto"/>
        <w:bottom w:val="none" w:sz="0" w:space="0" w:color="auto"/>
        <w:right w:val="none" w:sz="0" w:space="0" w:color="auto"/>
      </w:divBdr>
    </w:div>
    <w:div w:id="934896916">
      <w:bodyDiv w:val="1"/>
      <w:marLeft w:val="0"/>
      <w:marRight w:val="0"/>
      <w:marTop w:val="0"/>
      <w:marBottom w:val="0"/>
      <w:divBdr>
        <w:top w:val="none" w:sz="0" w:space="0" w:color="auto"/>
        <w:left w:val="none" w:sz="0" w:space="0" w:color="auto"/>
        <w:bottom w:val="none" w:sz="0" w:space="0" w:color="auto"/>
        <w:right w:val="none" w:sz="0" w:space="0" w:color="auto"/>
      </w:divBdr>
    </w:div>
    <w:div w:id="935133668">
      <w:bodyDiv w:val="1"/>
      <w:marLeft w:val="0"/>
      <w:marRight w:val="0"/>
      <w:marTop w:val="0"/>
      <w:marBottom w:val="0"/>
      <w:divBdr>
        <w:top w:val="none" w:sz="0" w:space="0" w:color="auto"/>
        <w:left w:val="none" w:sz="0" w:space="0" w:color="auto"/>
        <w:bottom w:val="none" w:sz="0" w:space="0" w:color="auto"/>
        <w:right w:val="none" w:sz="0" w:space="0" w:color="auto"/>
      </w:divBdr>
    </w:div>
    <w:div w:id="977106007">
      <w:bodyDiv w:val="1"/>
      <w:marLeft w:val="0"/>
      <w:marRight w:val="0"/>
      <w:marTop w:val="0"/>
      <w:marBottom w:val="0"/>
      <w:divBdr>
        <w:top w:val="none" w:sz="0" w:space="0" w:color="auto"/>
        <w:left w:val="none" w:sz="0" w:space="0" w:color="auto"/>
        <w:bottom w:val="none" w:sz="0" w:space="0" w:color="auto"/>
        <w:right w:val="none" w:sz="0" w:space="0" w:color="auto"/>
      </w:divBdr>
    </w:div>
    <w:div w:id="981545664">
      <w:bodyDiv w:val="1"/>
      <w:marLeft w:val="0"/>
      <w:marRight w:val="0"/>
      <w:marTop w:val="0"/>
      <w:marBottom w:val="0"/>
      <w:divBdr>
        <w:top w:val="none" w:sz="0" w:space="0" w:color="auto"/>
        <w:left w:val="none" w:sz="0" w:space="0" w:color="auto"/>
        <w:bottom w:val="none" w:sz="0" w:space="0" w:color="auto"/>
        <w:right w:val="none" w:sz="0" w:space="0" w:color="auto"/>
      </w:divBdr>
    </w:div>
    <w:div w:id="983436991">
      <w:bodyDiv w:val="1"/>
      <w:marLeft w:val="0"/>
      <w:marRight w:val="0"/>
      <w:marTop w:val="0"/>
      <w:marBottom w:val="0"/>
      <w:divBdr>
        <w:top w:val="none" w:sz="0" w:space="0" w:color="auto"/>
        <w:left w:val="none" w:sz="0" w:space="0" w:color="auto"/>
        <w:bottom w:val="none" w:sz="0" w:space="0" w:color="auto"/>
        <w:right w:val="none" w:sz="0" w:space="0" w:color="auto"/>
      </w:divBdr>
    </w:div>
    <w:div w:id="986084378">
      <w:bodyDiv w:val="1"/>
      <w:marLeft w:val="0"/>
      <w:marRight w:val="0"/>
      <w:marTop w:val="0"/>
      <w:marBottom w:val="0"/>
      <w:divBdr>
        <w:top w:val="none" w:sz="0" w:space="0" w:color="auto"/>
        <w:left w:val="none" w:sz="0" w:space="0" w:color="auto"/>
        <w:bottom w:val="none" w:sz="0" w:space="0" w:color="auto"/>
        <w:right w:val="none" w:sz="0" w:space="0" w:color="auto"/>
      </w:divBdr>
    </w:div>
    <w:div w:id="1012758754">
      <w:bodyDiv w:val="1"/>
      <w:marLeft w:val="0"/>
      <w:marRight w:val="0"/>
      <w:marTop w:val="0"/>
      <w:marBottom w:val="0"/>
      <w:divBdr>
        <w:top w:val="none" w:sz="0" w:space="0" w:color="auto"/>
        <w:left w:val="none" w:sz="0" w:space="0" w:color="auto"/>
        <w:bottom w:val="none" w:sz="0" w:space="0" w:color="auto"/>
        <w:right w:val="none" w:sz="0" w:space="0" w:color="auto"/>
      </w:divBdr>
    </w:div>
    <w:div w:id="1044409792">
      <w:bodyDiv w:val="1"/>
      <w:marLeft w:val="0"/>
      <w:marRight w:val="0"/>
      <w:marTop w:val="0"/>
      <w:marBottom w:val="0"/>
      <w:divBdr>
        <w:top w:val="none" w:sz="0" w:space="0" w:color="auto"/>
        <w:left w:val="none" w:sz="0" w:space="0" w:color="auto"/>
        <w:bottom w:val="none" w:sz="0" w:space="0" w:color="auto"/>
        <w:right w:val="none" w:sz="0" w:space="0" w:color="auto"/>
      </w:divBdr>
    </w:div>
    <w:div w:id="1100223030">
      <w:bodyDiv w:val="1"/>
      <w:marLeft w:val="0"/>
      <w:marRight w:val="0"/>
      <w:marTop w:val="0"/>
      <w:marBottom w:val="0"/>
      <w:divBdr>
        <w:top w:val="none" w:sz="0" w:space="0" w:color="auto"/>
        <w:left w:val="none" w:sz="0" w:space="0" w:color="auto"/>
        <w:bottom w:val="none" w:sz="0" w:space="0" w:color="auto"/>
        <w:right w:val="none" w:sz="0" w:space="0" w:color="auto"/>
      </w:divBdr>
    </w:div>
    <w:div w:id="1121342117">
      <w:bodyDiv w:val="1"/>
      <w:marLeft w:val="0"/>
      <w:marRight w:val="0"/>
      <w:marTop w:val="0"/>
      <w:marBottom w:val="0"/>
      <w:divBdr>
        <w:top w:val="none" w:sz="0" w:space="0" w:color="auto"/>
        <w:left w:val="none" w:sz="0" w:space="0" w:color="auto"/>
        <w:bottom w:val="none" w:sz="0" w:space="0" w:color="auto"/>
        <w:right w:val="none" w:sz="0" w:space="0" w:color="auto"/>
      </w:divBdr>
    </w:div>
    <w:div w:id="1176840892">
      <w:bodyDiv w:val="1"/>
      <w:marLeft w:val="0"/>
      <w:marRight w:val="0"/>
      <w:marTop w:val="0"/>
      <w:marBottom w:val="0"/>
      <w:divBdr>
        <w:top w:val="none" w:sz="0" w:space="0" w:color="auto"/>
        <w:left w:val="none" w:sz="0" w:space="0" w:color="auto"/>
        <w:bottom w:val="none" w:sz="0" w:space="0" w:color="auto"/>
        <w:right w:val="none" w:sz="0" w:space="0" w:color="auto"/>
      </w:divBdr>
    </w:div>
    <w:div w:id="1231303988">
      <w:bodyDiv w:val="1"/>
      <w:marLeft w:val="0"/>
      <w:marRight w:val="0"/>
      <w:marTop w:val="0"/>
      <w:marBottom w:val="0"/>
      <w:divBdr>
        <w:top w:val="none" w:sz="0" w:space="0" w:color="auto"/>
        <w:left w:val="none" w:sz="0" w:space="0" w:color="auto"/>
        <w:bottom w:val="none" w:sz="0" w:space="0" w:color="auto"/>
        <w:right w:val="none" w:sz="0" w:space="0" w:color="auto"/>
      </w:divBdr>
    </w:div>
    <w:div w:id="1252742721">
      <w:bodyDiv w:val="1"/>
      <w:marLeft w:val="0"/>
      <w:marRight w:val="0"/>
      <w:marTop w:val="0"/>
      <w:marBottom w:val="0"/>
      <w:divBdr>
        <w:top w:val="none" w:sz="0" w:space="0" w:color="auto"/>
        <w:left w:val="none" w:sz="0" w:space="0" w:color="auto"/>
        <w:bottom w:val="none" w:sz="0" w:space="0" w:color="auto"/>
        <w:right w:val="none" w:sz="0" w:space="0" w:color="auto"/>
      </w:divBdr>
    </w:div>
    <w:div w:id="1289162454">
      <w:bodyDiv w:val="1"/>
      <w:marLeft w:val="0"/>
      <w:marRight w:val="0"/>
      <w:marTop w:val="0"/>
      <w:marBottom w:val="0"/>
      <w:divBdr>
        <w:top w:val="none" w:sz="0" w:space="0" w:color="auto"/>
        <w:left w:val="none" w:sz="0" w:space="0" w:color="auto"/>
        <w:bottom w:val="none" w:sz="0" w:space="0" w:color="auto"/>
        <w:right w:val="none" w:sz="0" w:space="0" w:color="auto"/>
      </w:divBdr>
    </w:div>
    <w:div w:id="1319728240">
      <w:bodyDiv w:val="1"/>
      <w:marLeft w:val="0"/>
      <w:marRight w:val="0"/>
      <w:marTop w:val="0"/>
      <w:marBottom w:val="0"/>
      <w:divBdr>
        <w:top w:val="none" w:sz="0" w:space="0" w:color="auto"/>
        <w:left w:val="none" w:sz="0" w:space="0" w:color="auto"/>
        <w:bottom w:val="none" w:sz="0" w:space="0" w:color="auto"/>
        <w:right w:val="none" w:sz="0" w:space="0" w:color="auto"/>
      </w:divBdr>
    </w:div>
    <w:div w:id="1431656176">
      <w:bodyDiv w:val="1"/>
      <w:marLeft w:val="0"/>
      <w:marRight w:val="0"/>
      <w:marTop w:val="0"/>
      <w:marBottom w:val="0"/>
      <w:divBdr>
        <w:top w:val="none" w:sz="0" w:space="0" w:color="auto"/>
        <w:left w:val="none" w:sz="0" w:space="0" w:color="auto"/>
        <w:bottom w:val="none" w:sz="0" w:space="0" w:color="auto"/>
        <w:right w:val="none" w:sz="0" w:space="0" w:color="auto"/>
      </w:divBdr>
    </w:div>
    <w:div w:id="1546406184">
      <w:bodyDiv w:val="1"/>
      <w:marLeft w:val="0"/>
      <w:marRight w:val="0"/>
      <w:marTop w:val="0"/>
      <w:marBottom w:val="0"/>
      <w:divBdr>
        <w:top w:val="none" w:sz="0" w:space="0" w:color="auto"/>
        <w:left w:val="none" w:sz="0" w:space="0" w:color="auto"/>
        <w:bottom w:val="none" w:sz="0" w:space="0" w:color="auto"/>
        <w:right w:val="none" w:sz="0" w:space="0" w:color="auto"/>
      </w:divBdr>
    </w:div>
    <w:div w:id="1548297166">
      <w:bodyDiv w:val="1"/>
      <w:marLeft w:val="0"/>
      <w:marRight w:val="0"/>
      <w:marTop w:val="0"/>
      <w:marBottom w:val="0"/>
      <w:divBdr>
        <w:top w:val="none" w:sz="0" w:space="0" w:color="auto"/>
        <w:left w:val="none" w:sz="0" w:space="0" w:color="auto"/>
        <w:bottom w:val="none" w:sz="0" w:space="0" w:color="auto"/>
        <w:right w:val="none" w:sz="0" w:space="0" w:color="auto"/>
      </w:divBdr>
    </w:div>
    <w:div w:id="1555770803">
      <w:bodyDiv w:val="1"/>
      <w:marLeft w:val="0"/>
      <w:marRight w:val="0"/>
      <w:marTop w:val="0"/>
      <w:marBottom w:val="0"/>
      <w:divBdr>
        <w:top w:val="none" w:sz="0" w:space="0" w:color="auto"/>
        <w:left w:val="none" w:sz="0" w:space="0" w:color="auto"/>
        <w:bottom w:val="none" w:sz="0" w:space="0" w:color="auto"/>
        <w:right w:val="none" w:sz="0" w:space="0" w:color="auto"/>
      </w:divBdr>
    </w:div>
    <w:div w:id="1563176561">
      <w:bodyDiv w:val="1"/>
      <w:marLeft w:val="0"/>
      <w:marRight w:val="0"/>
      <w:marTop w:val="0"/>
      <w:marBottom w:val="0"/>
      <w:divBdr>
        <w:top w:val="none" w:sz="0" w:space="0" w:color="auto"/>
        <w:left w:val="none" w:sz="0" w:space="0" w:color="auto"/>
        <w:bottom w:val="none" w:sz="0" w:space="0" w:color="auto"/>
        <w:right w:val="none" w:sz="0" w:space="0" w:color="auto"/>
      </w:divBdr>
    </w:div>
    <w:div w:id="1700930685">
      <w:bodyDiv w:val="1"/>
      <w:marLeft w:val="0"/>
      <w:marRight w:val="0"/>
      <w:marTop w:val="0"/>
      <w:marBottom w:val="0"/>
      <w:divBdr>
        <w:top w:val="none" w:sz="0" w:space="0" w:color="auto"/>
        <w:left w:val="none" w:sz="0" w:space="0" w:color="auto"/>
        <w:bottom w:val="none" w:sz="0" w:space="0" w:color="auto"/>
        <w:right w:val="none" w:sz="0" w:space="0" w:color="auto"/>
      </w:divBdr>
    </w:div>
    <w:div w:id="1757627622">
      <w:bodyDiv w:val="1"/>
      <w:marLeft w:val="0"/>
      <w:marRight w:val="0"/>
      <w:marTop w:val="0"/>
      <w:marBottom w:val="0"/>
      <w:divBdr>
        <w:top w:val="none" w:sz="0" w:space="0" w:color="auto"/>
        <w:left w:val="none" w:sz="0" w:space="0" w:color="auto"/>
        <w:bottom w:val="none" w:sz="0" w:space="0" w:color="auto"/>
        <w:right w:val="none" w:sz="0" w:space="0" w:color="auto"/>
      </w:divBdr>
    </w:div>
    <w:div w:id="1785659796">
      <w:bodyDiv w:val="1"/>
      <w:marLeft w:val="0"/>
      <w:marRight w:val="0"/>
      <w:marTop w:val="0"/>
      <w:marBottom w:val="0"/>
      <w:divBdr>
        <w:top w:val="none" w:sz="0" w:space="0" w:color="auto"/>
        <w:left w:val="none" w:sz="0" w:space="0" w:color="auto"/>
        <w:bottom w:val="none" w:sz="0" w:space="0" w:color="auto"/>
        <w:right w:val="none" w:sz="0" w:space="0" w:color="auto"/>
      </w:divBdr>
    </w:div>
    <w:div w:id="1828552168">
      <w:bodyDiv w:val="1"/>
      <w:marLeft w:val="0"/>
      <w:marRight w:val="0"/>
      <w:marTop w:val="0"/>
      <w:marBottom w:val="0"/>
      <w:divBdr>
        <w:top w:val="none" w:sz="0" w:space="0" w:color="auto"/>
        <w:left w:val="none" w:sz="0" w:space="0" w:color="auto"/>
        <w:bottom w:val="none" w:sz="0" w:space="0" w:color="auto"/>
        <w:right w:val="none" w:sz="0" w:space="0" w:color="auto"/>
      </w:divBdr>
    </w:div>
    <w:div w:id="1867794507">
      <w:bodyDiv w:val="1"/>
      <w:marLeft w:val="0"/>
      <w:marRight w:val="0"/>
      <w:marTop w:val="0"/>
      <w:marBottom w:val="0"/>
      <w:divBdr>
        <w:top w:val="none" w:sz="0" w:space="0" w:color="auto"/>
        <w:left w:val="none" w:sz="0" w:space="0" w:color="auto"/>
        <w:bottom w:val="none" w:sz="0" w:space="0" w:color="auto"/>
        <w:right w:val="none" w:sz="0" w:space="0" w:color="auto"/>
      </w:divBdr>
    </w:div>
    <w:div w:id="1899777202">
      <w:bodyDiv w:val="1"/>
      <w:marLeft w:val="0"/>
      <w:marRight w:val="0"/>
      <w:marTop w:val="0"/>
      <w:marBottom w:val="0"/>
      <w:divBdr>
        <w:top w:val="none" w:sz="0" w:space="0" w:color="auto"/>
        <w:left w:val="none" w:sz="0" w:space="0" w:color="auto"/>
        <w:bottom w:val="none" w:sz="0" w:space="0" w:color="auto"/>
        <w:right w:val="none" w:sz="0" w:space="0" w:color="auto"/>
      </w:divBdr>
    </w:div>
    <w:div w:id="2051875328">
      <w:bodyDiv w:val="1"/>
      <w:marLeft w:val="0"/>
      <w:marRight w:val="0"/>
      <w:marTop w:val="0"/>
      <w:marBottom w:val="0"/>
      <w:divBdr>
        <w:top w:val="none" w:sz="0" w:space="0" w:color="auto"/>
        <w:left w:val="none" w:sz="0" w:space="0" w:color="auto"/>
        <w:bottom w:val="none" w:sz="0" w:space="0" w:color="auto"/>
        <w:right w:val="none" w:sz="0" w:space="0" w:color="auto"/>
      </w:divBdr>
    </w:div>
    <w:div w:id="2058892019">
      <w:bodyDiv w:val="1"/>
      <w:marLeft w:val="0"/>
      <w:marRight w:val="0"/>
      <w:marTop w:val="0"/>
      <w:marBottom w:val="0"/>
      <w:divBdr>
        <w:top w:val="none" w:sz="0" w:space="0" w:color="auto"/>
        <w:left w:val="none" w:sz="0" w:space="0" w:color="auto"/>
        <w:bottom w:val="none" w:sz="0" w:space="0" w:color="auto"/>
        <w:right w:val="none" w:sz="0" w:space="0" w:color="auto"/>
      </w:divBdr>
    </w:div>
    <w:div w:id="2079596673">
      <w:bodyDiv w:val="1"/>
      <w:marLeft w:val="0"/>
      <w:marRight w:val="0"/>
      <w:marTop w:val="0"/>
      <w:marBottom w:val="0"/>
      <w:divBdr>
        <w:top w:val="none" w:sz="0" w:space="0" w:color="auto"/>
        <w:left w:val="none" w:sz="0" w:space="0" w:color="auto"/>
        <w:bottom w:val="none" w:sz="0" w:space="0" w:color="auto"/>
        <w:right w:val="none" w:sz="0" w:space="0" w:color="auto"/>
      </w:divBdr>
    </w:div>
    <w:div w:id="209119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1A712-56FA-4E0A-981C-669ED3F29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28</Pages>
  <Words>14986</Words>
  <Characters>85421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Zeller, Michael A [V MPM]</dc:creator>
  <cp:keywords/>
  <dc:description/>
  <cp:lastModifiedBy>Zeller, Michael A [V MPM]</cp:lastModifiedBy>
  <cp:revision>222</cp:revision>
  <dcterms:created xsi:type="dcterms:W3CDTF">2020-07-27T16:36:00Z</dcterms:created>
  <dcterms:modified xsi:type="dcterms:W3CDTF">2020-08-07T04:23:00Z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